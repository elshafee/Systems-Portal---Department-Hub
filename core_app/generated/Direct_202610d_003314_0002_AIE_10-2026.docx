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xmlns:w16du="http://schemas.microsoft.com/office/word/2023/wordml/word16du" mc:Ignorable="w14 wp14">
  <w:body>
    <w:tbl>
      <w:tblPr>
        <w:tblW w:w="9627" w:type="dxa"/>
        <w:jc w:val="righ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 xmlns:wp14="http://schemas.microsoft.com/office/word/2010/wordml" w:rsidTr="477F6DE0" w14:paraId="05674718" wp14:textId="77777777">
        <w:tblPrEx>
          <w:shd w:val="clear" w:color="auto" w:fill="d0ddef"/>
        </w:tblPrEx>
        <w:trPr>
          <w:trHeight w:val="4086" w:hRule="atLeas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6659" wp14:textId="77777777"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50BA84E" wp14:editId="777777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7501D" wp14:textId="77777777">
            <w:pPr>
              <w:pStyle w:val="Body 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14:textFill>
                  <w14:solidFill>
                    <w14:srgbClr w14:val="1F4E79"/>
                  </w14:solidFill>
                </w14:textFill>
              </w:rPr>
            </w:pPr>
          </w:p>
          <w:p w14:paraId="5DAB6C7B" wp14:textId="77777777">
            <w:pPr>
              <w:pStyle w:val="Body 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 w:rsidR="477F6DE0">
              <w:drawing>
                <wp:inline xmlns:wp14="http://schemas.microsoft.com/office/word/2010/wordprocessingDrawing" wp14:editId="5B3D47CE" wp14:anchorId="61097AD2">
                  <wp:extent cx="1085204" cy="1085204"/>
                  <wp:effectExtent l="12700" t="12700" r="12700" b="12700"/>
                  <wp:docPr id="1073741828" name="officeArt object" descr="PHOTO-2026-09-30-15-54-12.jpg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3741828" name="PHOTO-2026-09-30-15-54-12.jpg" descr="PHOTO-2026-09-30-15-54-12.jpg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477F6DE0" w:rsidP="477F6DE0" w:rsidRDefault="477F6DE0" w14:paraId="10984AA5" w14:textId="54054E16">
            <w:pPr>
              <w:pStyle w:val="Body A"/>
              <w:tabs>
                <w:tab w:val="center" w:leader="none" w:pos="4680"/>
                <w:tab w:val="right" w:leader="none" w:pos="9360"/>
              </w:tabs>
              <w:bidi w:val="1"/>
              <w:ind w:left="0" w:right="0" w:firstLine="0"/>
              <w:jc w:val="center"/>
              <w:rPr>
                <w:ins w:author="Ahmed Khaled Elshafee" w:date="2026-09-30T21:07:55.827Z" w16du:dateUtc="2026-09-30T21:07:55.827Z" w:id="653131453"/>
                <w:rFonts w:ascii="Arial Unicode MS" w:hAnsi="Arial Unicode MS" w:eastAsia="Arial Unicode MS" w:cs="Arial"/>
                <w:b w:val="1"/>
                <w:bCs w:val="1"/>
                <w:color w:val="1F4E79" w:themeColor="accent1" w:themeTint="FF" w:themeShade="80"/>
                <w:sz w:val="28"/>
                <w:szCs w:val="28"/>
                <w:rtl w:val="1"/>
                <w:lang w:val="ar-SA" w:bidi="ar-SA"/>
              </w:rPr>
            </w:pPr>
          </w:p>
          <w:p w14:paraId="16EBF180" wp14:textId="77777777"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hint="cs" w:ascii="Arial Unicode MS" w:hAnsi="Arial Unicode MS" w:eastAsia="Arial Unicode MS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هندسة الذكاء الاصطناعى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B378F" wp14:textId="77777777"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0988CCF" wp14:editId="7777777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A05A809" wp14:textId="77777777">
      <w:pPr>
        <w:pStyle w:val="Body"/>
        <w:widowControl w:val="0"/>
        <w:ind w:left="108" w:hanging="108"/>
        <w:jc w:val="right"/>
      </w:pPr>
    </w:p>
    <w:p xmlns:wp14="http://schemas.microsoft.com/office/word/2010/wordml" w14:paraId="5A39BBE3" wp14:textId="77777777">
      <w:pPr>
        <w:pStyle w:val="Body B"/>
        <w:widowControl w:val="0"/>
        <w:jc w:val="right"/>
      </w:pPr>
    </w:p>
    <w:p xmlns:wp14="http://schemas.microsoft.com/office/word/2010/wordml" w14:paraId="5DD8A70D" wp14:textId="77777777"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0002 AIE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 xmlns:wp14="http://schemas.microsoft.com/office/word/2010/wordml" w14:paraId="68EDE036" wp14:textId="77777777"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الراســــــــل: ‪مدير مركز الخدمات الإلكترونية والإبداع العلمي‬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 xmlns:wp14="http://schemas.microsoft.com/office/word/2010/wordml" w14:paraId="676448E5" wp14:textId="77777777"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المرسـل إليه: ‫الاستاذ الدكتور محمد عبدالعال‬ / ‫نائب رئيس جامعة حورس‬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 xmlns:wp14="http://schemas.microsoft.com/office/word/2010/wordml" w14:paraId="41F43CC7" wp14:textId="77777777">
      <w:pPr>
        <w:pStyle w:val="Body A"/>
        <w:spacing w:line="360" w:lineRule="auto"/>
        <w:jc w:val="both"/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الموضــــوع: ‪‬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 xmlns:wp14="http://schemas.microsoft.com/office/word/2010/wordml" w14:paraId="5AB19DDA" wp14:textId="77777777"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59264" behindDoc="0" locked="0" layoutInCell="1" allowOverlap="1" wp14:anchorId="728EADA7" wp14:editId="7777777">
                <wp:simplePos x="0" y="0"/>
                <wp:positionH relativeFrom="column">
                  <wp:posOffset>-166368</wp:posOffset>
                </wp:positionH>
                <wp:positionV relativeFrom="line">
                  <wp:posOffset>56249</wp:posOffset>
                </wp:positionV>
                <wp:extent cx="6520183" cy="4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4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77868F87">
              <v:line id="_x0000_s1027" style="visibility:visible;position:absolute;margin-left:-13.1pt;margin-top:4.4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xmlns:wp14="http://schemas.microsoft.com/office/word/2010/wordml" w14:paraId="58EDE38D" wp14:textId="77777777">
      <w:pPr>
        <w:pStyle w:val="Body B A"/>
        <w:bidi w:val="1"/>
        <w:ind w:left="0" w:right="0" w:firstLine="0"/>
        <w:jc w:val="center"/>
        <w:rPr>
          <w:rFonts w:ascii="Times New Roman" w:hAnsi="Times New Roman" w:eastAsia="Times New Roman" w:cs="Times New Roman"/>
          <w:sz w:val="38"/>
          <w:szCs w:val="38"/>
          <w:rtl w:val="1"/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‫الاستاذ الدكتور محمد عبدالعال‬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 xmlns:wp14="http://schemas.microsoft.com/office/word/2010/wordml" w14:paraId="37E7A350" wp14:textId="77777777">
      <w:pPr>
        <w:pStyle w:val="Body B A"/>
        <w:bidi w:val="1"/>
        <w:ind w:left="0" w:right="0" w:firstLine="0"/>
        <w:jc w:val="center"/>
        <w:rPr>
          <w:rFonts w:ascii="Arial" w:hAnsi="Arial" w:eastAsia="Arial" w:cs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‫نائب رئيس جامعة حورس‬  </w:t>
      </w:r>
    </w:p>
    <w:p xmlns:wp14="http://schemas.microsoft.com/office/word/2010/wordml" w14:paraId="03536704" wp14:textId="77777777">
      <w:pPr>
        <w:pStyle w:val="Body A"/>
        <w:jc w:val="center"/>
        <w:rPr>
          <w:rFonts w:ascii="Arial" w:hAnsi="Arial" w:eastAsia="Arial" w:cs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hint="cs" w:ascii="Arial Unicode MS" w:hAnsi="Arial Unicode MS" w:eastAsia="Arial Unicode MS" w:cs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 xmlns:wp14="http://schemas.microsoft.com/office/word/2010/wordml" w14:paraId="14519C05" wp14:textId="77777777">
      <w:pPr>
        <w:spacing w:before="0" w:after="0" w:line="240" w:lineRule="auto"/>
        <w:bidi w:val="1"/>
        <w:jc w:val="right"/>
      </w:pPr>
      <w:r>
        <w:rPr>
          <w:rFonts w:eastAsia="Arial Unicode MS" w:cs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‫grkjewn`vkjzndkjl bklmzte odigterz‬</w:t>
      </w:r>
    </w:p>
    <w:p>
      <w:pPr>
        <w:spacing w:before="240" w:after="240"/>
        <w:jc w:val="center"/>
        <w:bidi w:val="1"/>
      </w:pPr>
      <w:r>
        <w:rPr>
          <w:rFonts w:ascii="Arial Unicode MS" w:hAnsi="Arial Unicode MS"/>
          <w:color w:val="B4871A"/>
          <w:sz w:val="24"/>
          <w:rtl w:val="1"/>
          <w:lang w:bidi="ar-SA"/>
        </w:rPr>
        <w:t>وتفضلوا بقبول فائق الاحترام والتقدير،،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813"/>
        <w:gridCol w:w="4813"/>
      </w:tblGrid>
      <w:tr>
        <w:tc>
          <w:tcPr>
            <w:tcW w:type="dxa" w:w="4608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4A8A7B0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68F1D931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41C8F396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1C36B14E" wp14:textId="77777777">
    <w:pPr>
      <w:pStyle w:val="footer"/>
      <w:jc w:val="center"/>
    </w:pPr>
    <w:r>
      <w:rPr>
        <w:rFonts w:ascii="Arial" w:hAnsi="Arial" w:eastAsia="Arial" w:cs="Arial"/>
      </w:rPr>
      <w:fldChar w:fldCharType="begin" w:fldLock="0"/>
    </w:r>
    <w:r>
      <w:rPr>
        <w:rFonts w:ascii="Arial" w:hAnsi="Arial" w:eastAsia="Arial" w:cs="Arial"/>
      </w:rPr>
      <w:instrText xml:space="preserve"> PAGE </w:instrText>
    </w:r>
    <w:r>
      <w:rPr>
        <w:rFonts w:ascii="Arial" w:hAnsi="Arial" w:eastAsia="Arial" w:cs="Arial"/>
      </w:rPr>
      <w:fldChar w:fldCharType="separate" w:fldLock="0"/>
    </w:r>
    <w:r>
      <w:rPr>
        <w:rFonts w:ascii="Arial" w:hAnsi="Arial" w:eastAsia="Arial" w:cs="Arial"/>
      </w:rPr>
    </w:r>
    <w:r>
      <w:rPr>
        <w:rFonts w:ascii="Arial" w:hAnsi="Arial" w:eastAsia="Arial" w:cs="Arial"/>
      </w:rPr>
      <w:fldChar w:fldCharType="end" w:fldLock="0"/>
    </w:r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9A2893A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5C58502E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72A3D3EC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0FF776FE" wp14:textId="77777777">
    <w:pPr>
      <w:pStyle w:val="footer"/>
      <w:jc w:val="center"/>
    </w:pPr>
    <w:r>
      <w:rPr>
        <w:rFonts w:ascii="Arial Unicode MS" w:hAnsi="Arial Unicode MS" w:eastAsia="Arial Unicode MS" w:cs="Arial Unicode MS"/>
      </w:rPr>
      <w:fldChar w:fldCharType="begin" w:fldLock="0"/>
    </w:r>
    <w:r>
      <w:rPr>
        <w:rFonts w:ascii="Arial Unicode MS" w:hAnsi="Arial Unicode MS" w:eastAsia="Arial Unicode MS" w:cs="Arial Unicode MS"/>
      </w:rPr>
      <w:instrText xml:space="preserve"> PAGE </w:instrText>
    </w:r>
    <w:r>
      <w:rPr>
        <w:rFonts w:ascii="Arial Unicode MS" w:hAnsi="Arial Unicode MS" w:eastAsia="Arial Unicode MS" w:cs="Arial Unicode MS"/>
      </w:rPr>
      <w:fldChar w:fldCharType="separate" w:fldLock="0"/>
    </w:r>
    <w:r>
      <w:rPr>
        <w:rFonts w:ascii="Arial Unicode MS" w:hAnsi="Arial Unicode MS" w:eastAsia="Arial Unicode MS" w:cs="Arial Unicode MS"/>
      </w:rPr>
    </w:r>
    <w:r>
      <w:rPr>
        <w:rFonts w:ascii="Arial Unicode MS" w:hAnsi="Arial Unicode MS" w:eastAsia="Arial Unicode MS" w:cs="Arial Unicode MS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F2D3B83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46ECB55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2171686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tru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32D39D"/>
  <w15:docId w15:val="{54951772-1BF2-4613-AB90-7257F9725107}"/>
  <w:rsids>
    <w:rsidRoot w:val="326A6D2D"/>
    <w:rsid w:val="326A6D2D"/>
    <w:rsid w:val="477F6DE0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hint="cs" w:ascii="Arial Unicode MS" w:hAnsi="Arial Unicode MS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2026-09-30T21:07:57.8063505Z</dcterms:modified>
</coreProperties>
</file>