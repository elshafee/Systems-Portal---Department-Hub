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0001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 ‪eiotjkngrivion4ertwqwagbvn‬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 ‪jrkeqngvntev‬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 xml:space="preserve"> ‪dskjnbgvefnr‬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عناية ‫rejvnriowsntvronwt4‬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‫kjfengvwtjenrvgf‬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‫fjkentrgonretjkgnbertjnt</w:t>
      </w:r>
    </w:p>
    <w:p>
      <w:pPr>
        <w:spacing w:before="0" w:after="0" w:line="240" w:lineRule="auto"/>
        <w:jc w:val="right"/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rtejwjngoi4twenr</w:t>
      </w:r>
    </w:p>
    <w:p>
      <w:pPr>
        <w:spacing w:before="0" w:after="0" w:line="240" w:lineRule="auto"/>
        <w:jc w:val="right"/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teolwnbhmgoinrtye4</w:t>
      </w:r>
    </w:p>
    <w:p>
      <w:pPr>
        <w:spacing w:before="0" w:after="0" w:line="240" w:lineRule="auto"/>
        <w:jc w:val="right"/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rlostngeovoinsetronfiewrnvo rsfg</w:t>
      </w:r>
    </w:p>
    <w:p>
      <w:pPr>
        <w:spacing w:before="0" w:after="0" w:line="240" w:lineRule="auto"/>
        <w:jc w:val="right"/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tirngbisvwnrteoangqa3einrgiret4</w:t>
      </w:r>
    </w:p>
    <w:p>
      <w:pPr>
        <w:spacing w:before="0" w:after="0" w:line="240" w:lineRule="auto"/>
        <w:jc w:val="right"/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‬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 xmlns:wp14="http://schemas.microsoft.com/office/word/2010/wordml" w14:paraId="734ABE80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 xmlns:wp14="http://schemas.microsoft.com/office/word/2010/wordml" w14:paraId="4C7A304D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hint="default"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</w:r>
      <w:r>
        <w:rPr>
          <w:rFonts w:ascii="Arial" w:hAnsi="Arial" w:eastAsia="Arial" w:cs="Arial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</w:p>
    <w:p xmlns:wp14="http://schemas.microsoft.com/office/word/2010/wordml" w14:paraId="2B123F2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Arial" w:hAnsi="Arial" w:eastAsia="Arial" w:cs="Arial"/>
          <w:rtl w:val="1"/>
          <w:lang w:val="ar-SA" w:bidi="ar-SA"/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ins w:author="Ahmad Khaled Elshafee" w:date="2026-07-19T15:01:43Z" w:id="5"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</w:ins>
      <w:del w:author="Ahmad Khaled Elshafee" w:date="2026-07-19T15:01:42Z" w:id="6"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</w:del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</w:p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