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xmlns:w16du="http://schemas.microsoft.com/office/word/2023/wordml/word16du" mc:Ignorable="w14 wp14">
  <w:body>
    <w:tbl>
      <w:tblPr>
        <w:tblW w:w="9627" w:type="dxa"/>
        <w:jc w:val="righ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 xmlns:wp14="http://schemas.microsoft.com/office/word/2010/wordml" w:rsidTr="477F6DE0" w14:paraId="05674718" wp14:textId="77777777">
        <w:tblPrEx>
          <w:shd w:val="clear" w:color="auto" w:fill="d0ddef"/>
        </w:tblPrEx>
        <w:trPr>
          <w:trHeight w:val="4086" w:hRule="atLeas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6659" wp14:textId="77777777"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50BA84E" wp14:editId="777777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7501D" wp14:textId="77777777">
            <w:pPr>
              <w:pStyle w:val="Body 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14:textFill>
                  <w14:solidFill>
                    <w14:srgbClr w14:val="1F4E79"/>
                  </w14:solidFill>
                </w14:textFill>
              </w:rPr>
            </w:pPr>
          </w:p>
          <w:p w14:paraId="5DAB6C7B" wp14:textId="77777777">
            <w:pPr>
              <w:pStyle w:val="Body 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 w:rsidR="477F6DE0">
              <w:drawing>
                <wp:inline xmlns:wp14="http://schemas.microsoft.com/office/word/2010/wordprocessingDrawing" wp14:editId="5B3D47CE" wp14:anchorId="61097AD2">
                  <wp:extent cx="1085204" cy="1085204"/>
                  <wp:effectExtent l="12700" t="12700" r="12700" b="12700"/>
                  <wp:docPr id="1073741828" name="officeArt object" descr="PHOTO-2026-09-30-15-54-12.jpg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3741828" name="PHOTO-2026-09-30-15-54-12.jpg" descr="PHOTO-2026-09-30-15-54-12.jpg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477F6DE0" w:rsidP="477F6DE0" w:rsidRDefault="477F6DE0" w14:paraId="10984AA5" w14:textId="54054E16">
            <w:pPr>
              <w:pStyle w:val="Body A"/>
              <w:tabs>
                <w:tab w:val="center" w:leader="none" w:pos="4680"/>
                <w:tab w:val="right" w:leader="none" w:pos="9360"/>
              </w:tabs>
              <w:bidi w:val="1"/>
              <w:ind w:left="0" w:right="0" w:firstLine="0"/>
              <w:jc w:val="center"/>
              <w:rPr>
                <w:ins w:author="Ahmed Khaled Elshafee" w:date="2026-09-30T21:07:55.827Z" w16du:dateUtc="2026-09-30T21:07:55.827Z" w:id="653131453"/>
                <w:rFonts w:ascii="Arial Unicode MS" w:hAnsi="Arial Unicode MS" w:eastAsia="Arial Unicode MS" w:cs="Arial"/>
                <w:b w:val="1"/>
                <w:bCs w:val="1"/>
                <w:color w:val="1F4E79" w:themeColor="accent1" w:themeTint="FF" w:themeShade="80"/>
                <w:sz w:val="28"/>
                <w:szCs w:val="28"/>
                <w:rtl w:val="1"/>
                <w:lang w:val="ar-SA" w:bidi="ar-SA"/>
              </w:rPr>
            </w:pPr>
          </w:p>
          <w:p w14:paraId="16EBF180" wp14:textId="77777777"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hint="cs" w:ascii="Arial Unicode MS" w:hAnsi="Arial Unicode MS" w:eastAsia="Arial Unicode MS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هندسة الذكاء الاصطناعى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B378F" wp14:textId="77777777"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0988CCF" wp14:editId="7777777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A05A809" wp14:textId="77777777">
      <w:pPr>
        <w:pStyle w:val="Body"/>
        <w:widowControl w:val="0"/>
        <w:ind w:left="108" w:hanging="108"/>
        <w:jc w:val="right"/>
      </w:pPr>
    </w:p>
    <w:p xmlns:wp14="http://schemas.microsoft.com/office/word/2010/wordml" w14:paraId="5A39BBE3" wp14:textId="77777777">
      <w:pPr>
        <w:pStyle w:val="Body B"/>
        <w:widowControl w:val="0"/>
        <w:jc w:val="right"/>
      </w:pPr>
    </w:p>
    <w:p xmlns:wp14="http://schemas.microsoft.com/office/word/2010/wordml" w14:paraId="5DD8A70D" wp14:textId="77777777"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 xml:space="preserve"> {{CODE_NUMBER}}</w:t>
      </w:r>
      <w:r>
        <w:rPr>
          <w:rtl w:val="0"/>
          <w:lang w:val="en-US"/>
        </w:rPr>
        <mc:AlternateContent>
          <mc:Choice Requires="wps">
            <w:drawing xmlns:a="http://schemas.openxmlformats.org/drawingml/2006/main">
              <wp:inline xmlns:wp14="http://schemas.microsoft.com/office/word/2010/wordprocessingDrawing" distT="0" distB="0" distL="0" distR="0" wp14:anchorId="23B09556" wp14:editId="7777777">
                <wp:extent cx="6113020" cy="3"/>
                <wp:effectExtent l="0" t="0" r="0" b="0"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13020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 w14:anchorId="07C8E2A9">
              <v:line id="_x0000_s1026" style="visibility:visible;width:481.3pt;height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</v:line>
            </w:pict>
          </mc:Fallback>
        </mc:AlternateContent>
      </w:r>
    </w:p>
    <w:p xmlns:wp14="http://schemas.microsoft.com/office/word/2010/wordml" w14:paraId="68EDE036" wp14:textId="77777777"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 xmlns:wp14="http://schemas.microsoft.com/office/word/2010/wordml" w14:paraId="676448E5" wp14:textId="77777777"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المرسـل إليه</w:t>
      </w:r>
      <w:r>
        <w:rPr>
          <w:b w:val="1"/>
          <w:bCs w:val="1"/>
          <w:sz w:val="28"/>
          <w:szCs w:val="28"/>
          <w:rtl w:val="1"/>
          <w:lang w:val="ar-SA" w:bidi="ar-SA"/>
        </w:rPr>
        <w:t>: {{STACK_HOLDER}} / {{POSITION}}</w:t>
      </w:r>
    </w:p>
    <w:p xmlns:wp14="http://schemas.microsoft.com/office/word/2010/wordml" w14:paraId="41F43CC7" wp14:textId="77777777">
      <w:pPr>
        <w:pStyle w:val="Body A"/>
        <w:spacing w:line="360" w:lineRule="auto"/>
        <w:jc w:val="both"/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الموضــــوع</w:t>
      </w:r>
      <w:r>
        <w:rPr>
          <w:b w:val="1"/>
          <w:bCs w:val="1"/>
          <w:sz w:val="28"/>
          <w:szCs w:val="28"/>
          <w:rtl w:val="1"/>
          <w:lang w:val="ar-SA" w:bidi="ar-SA"/>
        </w:rPr>
        <w:t>: {{</w:t>
      </w:r>
      <w:r>
        <w:rPr>
          <w:b w:val="1"/>
          <w:bCs w:val="1"/>
          <w:sz w:val="28"/>
          <w:szCs w:val="28"/>
          <w:rtl w:val="0"/>
          <w:lang w:val="en-US"/>
        </w:rPr>
        <w:t>SUBJECT</w:t>
      </w:r>
      <w:r>
        <w:rPr>
          <w:b w:val="1"/>
          <w:bCs w:val="1"/>
          <w:sz w:val="28"/>
          <w:szCs w:val="28"/>
          <w:rtl w:val="1"/>
          <w:lang w:val="ar-SA" w:bidi="ar-SA"/>
        </w:rPr>
        <w:t>}}</w:t>
      </w:r>
      <w:r>
        <w:rPr>
          <w:lang w:val="ar-SA" w:bidi="ar-SA"/>
        </w:rPr>
        <w:tab/>
      </w:r>
    </w:p>
    <w:p xmlns:wp14="http://schemas.microsoft.com/office/word/2010/wordml" w14:paraId="5AB19DDA" wp14:textId="77777777"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59264" behindDoc="0" locked="0" layoutInCell="1" allowOverlap="1" wp14:anchorId="728EADA7" wp14:editId="7777777">
                <wp:simplePos x="0" y="0"/>
                <wp:positionH relativeFrom="column">
                  <wp:posOffset>-166368</wp:posOffset>
                </wp:positionH>
                <wp:positionV relativeFrom="line">
                  <wp:posOffset>56249</wp:posOffset>
                </wp:positionV>
                <wp:extent cx="6520183" cy="4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4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77868F87">
              <v:line id="_x0000_s1027" style="visibility:visible;position:absolute;margin-left:-13.1pt;margin-top:4.4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xmlns:wp14="http://schemas.microsoft.com/office/word/2010/wordml" w14:paraId="58EDE38D" wp14:textId="77777777">
      <w:pPr>
        <w:pStyle w:val="Body B A"/>
        <w:bidi w:val="1"/>
        <w:ind w:left="0" w:right="0" w:firstLine="0"/>
        <w:jc w:val="center"/>
        <w:rPr>
          <w:rFonts w:ascii="Times New Roman" w:hAnsi="Times New Roman" w:eastAsia="Times New Roman" w:cs="Times New Roman"/>
          <w:sz w:val="38"/>
          <w:szCs w:val="38"/>
          <w:rtl w:val="1"/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 xml:space="preserve">STACK_HOLDER}} </w:t>
      </w:r>
    </w:p>
    <w:p xmlns:wp14="http://schemas.microsoft.com/office/word/2010/wordml" w14:paraId="37E7A350" wp14:textId="77777777">
      <w:pPr>
        <w:pStyle w:val="Body B A"/>
        <w:bidi w:val="1"/>
        <w:ind w:left="0" w:right="0" w:firstLine="0"/>
        <w:jc w:val="center"/>
        <w:rPr>
          <w:rFonts w:ascii="Arial" w:hAnsi="Arial" w:eastAsia="Arial" w:cs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{{POSITION}}  </w:t>
      </w:r>
    </w:p>
    <w:p xmlns:wp14="http://schemas.microsoft.com/office/word/2010/wordml" w14:paraId="03536704" wp14:textId="77777777">
      <w:pPr>
        <w:pStyle w:val="Body A"/>
        <w:jc w:val="center"/>
        <w:rPr>
          <w:rFonts w:ascii="Arial" w:hAnsi="Arial" w:eastAsia="Arial" w:cs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hint="cs" w:ascii="Arial Unicode MS" w:hAnsi="Arial Unicode MS" w:eastAsia="Arial Unicode MS" w:cs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 xmlns:wp14="http://schemas.microsoft.com/office/word/2010/wordml" w14:paraId="14519C05" wp14:textId="77777777">
      <w:pPr>
        <w:pStyle w:val="Body A"/>
      </w:pPr>
      <w:r>
        <w:rPr>
          <w:rFonts w:eastAsia="Arial Unicode MS" w:cs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{{BODY_TEXT}}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0" w:h="16840" w:orient="portrait"/>
      <w:pgMar w:top="851" w:right="1133" w:bottom="1701" w:left="1140" w:header="505" w:footer="850"/>
      <w:titlePg w:val="1"/>
      <w:bidi w:val="1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4A8A7B0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68F1D931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41C8F396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1C36B14E" wp14:textId="77777777">
    <w:pPr>
      <w:pStyle w:val="footer"/>
      <w:jc w:val="center"/>
    </w:pPr>
    <w:r>
      <w:rPr>
        <w:rFonts w:ascii="Arial" w:hAnsi="Arial" w:eastAsia="Arial" w:cs="Arial"/>
      </w:rPr>
      <w:fldChar w:fldCharType="begin" w:fldLock="0"/>
    </w:r>
    <w:r>
      <w:rPr>
        <w:rFonts w:ascii="Arial" w:hAnsi="Arial" w:eastAsia="Arial" w:cs="Arial"/>
      </w:rPr>
      <w:instrText xml:space="preserve"> PAGE </w:instrText>
    </w:r>
    <w:r>
      <w:rPr>
        <w:rFonts w:ascii="Arial" w:hAnsi="Arial" w:eastAsia="Arial" w:cs="Arial"/>
      </w:rPr>
      <w:fldChar w:fldCharType="separate" w:fldLock="0"/>
    </w:r>
    <w:r>
      <w:rPr>
        <w:rFonts w:ascii="Arial" w:hAnsi="Arial" w:eastAsia="Arial" w:cs="Arial"/>
      </w:rPr>
    </w:r>
    <w:r>
      <w:rPr>
        <w:rFonts w:ascii="Arial" w:hAnsi="Arial" w:eastAsia="Arial" w:cs="Arial"/>
      </w:rPr>
      <w:fldChar w:fldCharType="end" w:fldLock="0"/>
    </w:r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9A2893A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5C58502E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72A3D3EC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0FF776FE" wp14:textId="77777777">
    <w:pPr>
      <w:pStyle w:val="footer"/>
      <w:jc w:val="center"/>
    </w:pPr>
    <w:r>
      <w:rPr>
        <w:rFonts w:ascii="Arial Unicode MS" w:hAnsi="Arial Unicode MS" w:eastAsia="Arial Unicode MS" w:cs="Arial Unicode MS"/>
      </w:rPr>
      <w:fldChar w:fldCharType="begin" w:fldLock="0"/>
    </w:r>
    <w:r>
      <w:rPr>
        <w:rFonts w:ascii="Arial Unicode MS" w:hAnsi="Arial Unicode MS" w:eastAsia="Arial Unicode MS" w:cs="Arial Unicode MS"/>
      </w:rPr>
      <w:instrText xml:space="preserve"> PAGE </w:instrText>
    </w:r>
    <w:r>
      <w:rPr>
        <w:rFonts w:ascii="Arial Unicode MS" w:hAnsi="Arial Unicode MS" w:eastAsia="Arial Unicode MS" w:cs="Arial Unicode MS"/>
      </w:rPr>
      <w:fldChar w:fldCharType="separate" w:fldLock="0"/>
    </w:r>
    <w:r>
      <w:rPr>
        <w:rFonts w:ascii="Arial Unicode MS" w:hAnsi="Arial Unicode MS" w:eastAsia="Arial Unicode MS" w:cs="Arial Unicode MS"/>
      </w:rPr>
    </w:r>
    <w:r>
      <w:rPr>
        <w:rFonts w:ascii="Arial Unicode MS" w:hAnsi="Arial Unicode MS" w:eastAsia="Arial Unicode MS" w:cs="Arial Unicode MS"/>
      </w:rPr>
      <w:fldChar w:fldCharType="end" w:fldLock="0"/>
    </w: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F2D3B83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46ECB55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2171686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tru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32D39D"/>
  <w15:docId w15:val="{54951772-1BF2-4613-AB90-7257F9725107}"/>
  <w:rsids>
    <w:rsidRoot w:val="326A6D2D"/>
    <w:rsid w:val="326A6D2D"/>
    <w:rsid w:val="477F6DE0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hint="cs" w:ascii="Arial Unicode MS" w:hAnsi="Arial Unicode MS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1.png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theme" Target="theme/theme1.xml" Id="rId11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2026-09-30T21:07:57.8063505Z</dcterms:modified>
</coreProperties>
</file>