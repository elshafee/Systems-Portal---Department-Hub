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body>
    <w:tbl>
      <w:tblPr>
        <w:tblW w:w="907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361"/>
        <w:gridCol w:w="6711"/>
      </w:tblGrid>
      <w:tr xmlns:wp14="http://schemas.microsoft.com/office/word/2010/wordml" w:rsidTr="077A5552" w14:paraId="672A6659" wp14:textId="77777777">
        <w:tblPrEx>
          <w:shd w:val="clear" w:color="auto" w:fill="d0ddef"/>
        </w:tblPrEx>
        <w:trPr>
          <w:trHeight w:val="943" w:hRule="atLeast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37501D" wp14:textId="77777777">
            <w:pPr>
              <w:pStyle w:val="Body A"/>
              <w:tabs>
                <w:tab w:val="left" w:pos="3726"/>
              </w:tabs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64F06F59" wp14:editId="7777777">
                  <wp:extent cx="1277720" cy="459902"/>
                  <wp:effectExtent l="0" t="0" r="0" b="0"/>
                  <wp:docPr id="1073741826" name="officeArt object" descr="Pictur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Picture 21" descr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720" cy="45990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AB6C7B" wp14:textId="77777777">
            <w:pPr>
              <w:pStyle w:val="Body A"/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1"/>
                <w:lang w:val="ar-SA" w:bidi="ar-SA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07532BFC" wp14:editId="7777777">
                  <wp:extent cx="1849466" cy="537210"/>
                  <wp:effectExtent l="0" t="0" r="0" b="0"/>
                  <wp:docPr id="1073741827" name="officeArt object" descr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Picture 29" descr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466" cy="53721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P="077A5552" w14:paraId="41C8F396" wp14:textId="169C7522">
      <w:pPr>
        <w:pStyle w:val="Body A"/>
        <w:widowControl w:val="0"/>
        <w:spacing w:after="0" w:line="480" w:lineRule="auto"/>
        <w:ind w:left="108" w:hanging="108"/>
        <w:jc w:val="left"/>
      </w:pPr>
      <w:r w:rsidRPr="077A5552" w:rsidR="077A5552">
        <w:rPr>
          <w:rFonts w:ascii="Arial Rounded MT Bold" w:hAnsi="Arial Rounded MT Bold"/>
          <w:color w:val="002060"/>
          <w:lang w:val="en-US"/>
        </w:rPr>
        <w:t xml:space="preserve">Ref No: 0003 ESSIC 10-2026 </w:t>
      </w:r>
      <w:r w:rsidRPr="077A5552" w:rsidR="077A5552">
        <w:rPr>
          <w:rFonts w:ascii="Arial Rounded MT Bold" w:hAnsi="Arial Rounded MT Bold"/>
          <w:color w:val="081F5C"/>
          <w:lang w:val="en-US"/>
        </w:rPr>
      </w:r>
      <w:bookmarkStart w:name="OLE_LINK102" w:id="2"/>
      <w:r w:rsidRPr="077A5552" w:rsidR="077A5552">
        <w:rPr>
          <w:b w:val="1"/>
          <w:bCs w:val="1"/>
          <w:color w:val="081F5C"/>
          <w:sz w:val="24"/>
          <w:szCs w:val="24"/>
          <w:lang w:val="en-US"/>
        </w:rPr>
      </w:r>
      <w:bookmarkEnd w:id="2"/>
    </w:p>
    <w:tbl>
      <w:tblPr>
        <w:tblW w:w="9735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8235"/>
        <w:gridCol w:w="1500"/>
      </w:tblGrid>
      <w:tr xmlns:wp14="http://schemas.microsoft.com/office/word/2010/wordml" w:rsidTr="1A814A87" w14:paraId="17CC5A8A" wp14:textId="77777777">
        <w:tblPrEx>
          <w:shd w:val="clear" w:color="auto" w:fill="d0ddef"/>
        </w:tblPrEx>
        <w:trPr>
          <w:trHeight w:val="483" w:hRule="atLeast"/>
        </w:trPr>
        <w:tc>
          <w:tcPr>
            <w:tcW w:w="8235" w:type="dxa"/>
            <w:tcBorders>
              <w:top w:val="single" w:color="8F831A" w:sz="1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59A14D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d8934"/>
                <w:sz w:val="26"/>
                <w:szCs w:val="26"/>
                <w:u w:color="ad8934"/>
                <w:shd w:val="nil" w:color="auto" w:fill="auto"/>
                <w:rtl w:val="0"/>
                <w:lang w:val="de-DE"/>
                <w14:textFill>
                  <w14:solidFill>
                    <w14:srgbClr w14:val="AD8934"/>
                  </w14:solidFill>
                </w14:textFill>
              </w:rPr>
              <w:t>{{ESSIC}} {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002060"/>
                <w:sz w:val="26"/>
                <w:szCs w:val="26"/>
                <w:u w:color="002060"/>
                <w:shd w:val="nil" w:color="auto" w:fill="auto"/>
                <w:rtl w:val="0"/>
                <w:lang w:val="de-DE"/>
                <w14:textFill>
                  <w14:solidFill>
                    <w14:srgbClr w14:val="002060"/>
                  </w14:solidFill>
                </w14:textFill>
              </w:rPr>
              <w:t>{SENDER_TOP}}</w:t>
            </w:r>
          </w:p>
        </w:tc>
        <w:tc>
          <w:tcPr>
            <w:tcW w:w="1500" w:type="dxa"/>
            <w:tcBorders>
              <w:top w:val="single" w:color="8F831A" w:sz="1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P="1A814A87" w14:paraId="0A2879E3" wp14:textId="277A6C28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الــراســـــل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 xml:space="preserve">: </w:t>
            </w:r>
          </w:p>
        </w:tc>
      </w:tr>
      <w:tr xmlns:wp14="http://schemas.microsoft.com/office/word/2010/wordml" w:rsidTr="1A814A87" w14:paraId="30B19D01" wp14:textId="77777777">
        <w:tblPrEx>
          <w:shd w:val="clear" w:color="auto" w:fill="d0ddef"/>
        </w:tblPrEx>
        <w:trPr>
          <w:trHeight w:val="380" w:hRule="atLeast"/>
        </w:trPr>
        <w:tc>
          <w:tcPr>
            <w:tcW w:w="8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6E5380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d8934"/>
                <w:sz w:val="26"/>
                <w:szCs w:val="26"/>
                <w:u w:color="ad8934"/>
                <w:shd w:val="nil" w:color="auto" w:fill="auto"/>
                <w:rtl w:val="0"/>
                <w:lang w:val="de-DE"/>
                <w14:textFill>
                  <w14:solidFill>
                    <w14:srgbClr w14:val="AD8934"/>
                  </w14:solidFill>
                </w14:textFill>
              </w:rPr>
              <w:t xml:space="preserve">{{ESSIC}}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292558"/>
                <w:sz w:val="26"/>
                <w:szCs w:val="26"/>
                <w:u w:color="292558"/>
                <w:shd w:val="nil" w:color="auto" w:fill="auto"/>
                <w:rtl w:val="0"/>
                <w:lang w:val="en-US"/>
                <w14:textFill>
                  <w14:solidFill>
                    <w14:srgbClr w14:val="292558"/>
                  </w14:solidFill>
                </w14:textFill>
              </w:rPr>
              <w:t>{{SEND_TO}}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6DBA59" wp14:textId="53344DC4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المرسل اليه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>:</w:t>
            </w:r>
          </w:p>
        </w:tc>
      </w:tr>
      <w:tr xmlns:wp14="http://schemas.microsoft.com/office/word/2010/wordml" w:rsidTr="1A814A87" w14:paraId="174474AF" wp14:textId="77777777">
        <w:tblPrEx>
          <w:shd w:val="clear" w:color="auto" w:fill="d0ddef"/>
        </w:tblPrEx>
        <w:trPr>
          <w:trHeight w:val="393" w:hRule="atLeast"/>
        </w:trPr>
        <w:tc>
          <w:tcPr>
            <w:tcW w:w="8235" w:type="dxa"/>
            <w:tcBorders>
              <w:top w:val="nil"/>
              <w:left w:val="nil"/>
              <w:bottom w:val="single" w:color="8F831A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EE1CF3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78a43"/>
                <w:sz w:val="26"/>
                <w:szCs w:val="26"/>
                <w:u w:color="a78a43"/>
                <w:shd w:val="nil" w:color="auto" w:fill="auto"/>
                <w:rtl w:val="0"/>
                <w:lang w:val="de-DE"/>
                <w14:textFill>
                  <w14:solidFill>
                    <w14:srgbClr w14:val="A78A43"/>
                  </w14:solidFill>
                </w14:textFill>
              </w:rPr>
              <w:t>{{ESSIC}} الموضوع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a78a43"/>
                <w:sz w:val="26"/>
                <w:szCs w:val="26"/>
                <w:u w:color="a78a43"/>
                <w:shd w:val="nil" w:color="auto" w:fill="auto"/>
                <w:rtl w:val="0"/>
                <w:lang w:val="en-US"/>
                <w14:textFill>
                  <w14:solidFill>
                    <w14:srgbClr w14:val="A78A43"/>
                  </w14:solidFill>
                </w14:textFill>
              </w:rPr>
            </w:r>
          </w:p>
        </w:tc>
        <w:tc>
          <w:tcPr>
            <w:tcW w:w="1500" w:type="dxa"/>
            <w:tcBorders>
              <w:top w:val="nil"/>
              <w:left w:val="nil"/>
              <w:bottom w:val="single" w:color="8F831A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014769" wp14:textId="192496C4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المـوضــوع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>:</w:t>
            </w:r>
          </w:p>
        </w:tc>
      </w:tr>
    </w:tbl>
    <w:p xmlns:wp14="http://schemas.microsoft.com/office/word/2010/wordml" w14:paraId="72A3D3EC" wp14:textId="77777777">
      <w:pPr>
        <w:pStyle w:val="Body A"/>
        <w:widowControl w:val="0"/>
        <w:spacing w:after="0" w:line="240" w:lineRule="auto"/>
        <w:ind w:left="216" w:hanging="216"/>
      </w:pPr>
    </w:p>
    <w:p xmlns:wp14="http://schemas.microsoft.com/office/word/2010/wordml" w14:paraId="26EEBDF3" wp14:textId="77777777">
      <w:pPr>
        <w:pStyle w:val="Body A"/>
        <w:bidi w:val="1"/>
        <w:spacing w:after="0" w:line="240" w:lineRule="auto"/>
        <w:ind w:left="72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14:textFill>
            <w14:solidFill>
              <w14:srgbClr w14:val="FF0000"/>
            </w14:solidFill>
          </w14:textFill>
        </w:rPr>
      </w:pP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 xml:space="preserve">عناية </w:t>
      </w:r>
      <w:r>
        <w:rPr>
          <w:rFonts w:ascii="Times New Roman" w:hAnsi="Times New Roman"/>
          <w:b w:val="1"/>
          <w:bCs w:val="1"/>
          <w:outline w:val="0"/>
          <w:color w:val="ff0000"/>
          <w:sz w:val="38"/>
          <w:szCs w:val="38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{{STACK_HOLDER}}</w:t>
      </w:r>
    </w:p>
    <w:p xmlns:wp14="http://schemas.microsoft.com/office/word/2010/wordml" w14:paraId="76B068C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bidi w:val="1"/>
        <w:spacing w:before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  <w:r>
        <w:rPr>
          <w:rFonts w:ascii="Arial Unicode MS" w:hAnsi="Arial Unicode MS"/>
          <w:outline w:val="0"/>
          <w:color w:val="ff0000"/>
          <w:sz w:val="32"/>
          <w:szCs w:val="32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>{{POSITION}}</w:t>
      </w:r>
    </w:p>
    <w:p xmlns:wp14="http://schemas.microsoft.com/office/word/2010/wordml" w14:paraId="59ECCE3E" wp14:textId="77777777">
      <w:pPr>
        <w:pStyle w:val="Body A"/>
        <w:bidi w:val="1"/>
        <w:spacing w:before="24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  <w:r>
        <w:rPr>
          <w:rFonts w:hint="cs" w:ascii="Arial Unicode MS" w:hAnsi="Arial Unicode MS" w:eastAsia="Arial Unicode MS" w:cs="Arial"/>
          <w:outline w:val="0"/>
          <w:color w:val="ad8934"/>
          <w:sz w:val="28"/>
          <w:szCs w:val="28"/>
          <w:u w:color="ad8934"/>
          <w:rtl w:val="1"/>
          <w:lang w:val="ar-SA" w:bidi="ar-SA"/>
          <w14:textFill>
            <w14:solidFill>
              <w14:srgbClr w14:val="AD8934"/>
            </w14:solidFill>
          </w14:textFill>
        </w:rPr>
        <w:t>تحية طيبة وبعد،</w:t>
      </w:r>
    </w:p>
    <w:p xmlns:wp14="http://schemas.microsoft.com/office/word/2010/wordml" w14:paraId="14519C05" wp14:textId="77777777">
      <w:pPr>
        <w:spacing w:after="0" w:line="240" w:lineRule="auto" w:before="0"/>
        <w:ind w:left="0" w:right="0" w:firstLine="0"/>
        <w:jc w:val="right"/>
        <w:rPr>
          <w:rFonts w:ascii="Times New Roman" w:hAnsi="Times New Roman" w:eastAsia="Times New Roman" w:cs="Times New Roman"/>
          <w:b w:val="1"/>
          <w:bCs w:val="1"/>
          <w:outline w:val="0"/>
          <w:color w:val="002060"/>
          <w:sz w:val="38"/>
          <w:szCs w:val="38"/>
          <w:u w:color="002060"/>
          <w:rtl w:val="1"/>
          <w14:textFill>
            <w14:solidFill>
              <w14:srgbClr w14:val="002060"/>
            </w14:solidFill>
          </w14:textFill>
        </w:rPr>
        <w:bidi w:val="1"/>
      </w:pPr>
      <w:r>
        <w:rPr>
          <w:rFonts w:ascii="Arial Unicode MS" w:hAnsi="Arial Unicode MS"/>
          <w:outline w:val="0"/>
          <w:color w:val="002060"/>
          <w:sz w:val="28"/>
          <w:szCs w:val="28"/>
          <w:u w:color="002060"/>
          <w:rtl w:val="1"/>
          <w:lang w:bidi="ar-SA" w:val="ar-SA"/>
        </w:rPr>
        <w:t>jkbjhbjhbvjhvjv,kjnjknbk</w:t>
      </w:r>
    </w:p>
    <w:p>
      <w:pPr>
        <w:spacing w:before="0" w:after="0" w:line="240" w:lineRule="auto"/>
        <w:jc w:val="left"/>
        <w:bidi w:val="0"/>
      </w:pPr>
      <w:r>
        <w:rPr>
          <w:rFonts w:ascii="Arial Unicode MS" w:hAnsi="Arial Unicode MS"/>
          <w:outline w:val="0"/>
          <w:color w:val="002060"/>
          <w:sz w:val="28"/>
          <w:szCs w:val="28"/>
          <w:u w:color="002060"/>
          <w:rtl w:val="0"/>
          <w:lang w:val="en-US"/>
        </w:rPr>
        <w:t>This is English LTR text aligned to left.</w:t>
      </w:r>
    </w:p>
    <w:p>
      <w:pPr>
        <w:spacing w:before="0" w:after="0" w:line="240" w:lineRule="auto"/>
        <w:jc w:val="center"/>
        <w:bidi w:val="1"/>
      </w:pPr>
      <w:r>
        <w:rPr>
          <w:rFonts w:ascii="Arial Unicode MS" w:hAnsi="Arial Unicode MS"/>
          <w:outline w:val="0"/>
          <w:color w:val="002060"/>
          <w:sz w:val="28"/>
          <w:szCs w:val="28"/>
          <w:u w:color="002060"/>
          <w:rtl w:val="1"/>
          <w:lang w:bidi="ar-SA" w:val="ar-SA"/>
        </w:rPr>
        <w:t>نص عربي في المنتصف</w:t>
      </w:r>
    </w:p>
    <w:p xmlns:wp14="http://schemas.microsoft.com/office/word/2010/wordml" w14:paraId="44EAFD9C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</w:p>
    <w:p xmlns:wp14="http://schemas.microsoft.com/office/word/2010/wordml" w14:paraId="1237D6F4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وتفضلوا بقبول فائق الاحترام والتقدير</w:t>
      </w:r>
      <w:r>
        <w:rPr>
          <w:rFonts w:ascii="Arial Unicode MS" w:hAnsi="Arial Unicode MS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.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،</w:t>
      </w:r>
    </w:p>
    <w:p xmlns:wp14="http://schemas.microsoft.com/office/word/2010/wordml" w14:paraId="4B94D5A5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outline w:val="0"/>
          <w:color w:val="ff0000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</w:p>
    <w:p xmlns:wp14="http://schemas.microsoft.com/office/word/2010/wordml" w14:paraId="734ABE80" wp14:textId="77777777">
      <w:pPr>
        <w:pStyle w:val="Body A"/>
        <w:bidi w:val="1"/>
        <w:spacing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</w:pPr>
      <w:r>
        <w:rPr>
          <w:rFonts w:ascii="Times New Roman" w:hAnsi="Times New Roman" w:eastAsia="Times New Roman" w:cs="Times New Roman"/>
          <w:outline w:val="0"/>
          <w:color w:val="ff0000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ab/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مدير مركز الخدمات الإلكترونية والإبداع العلمي 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(ESSIC)</w:t>
      </w:r>
    </w:p>
    <w:p xmlns:wp14="http://schemas.microsoft.com/office/word/2010/wordml" w14:paraId="4C7A304D" wp14:textId="77777777">
      <w:pPr>
        <w:pStyle w:val="Body A"/>
        <w:bidi w:val="1"/>
        <w:spacing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</w:pP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 ورئيس قسم الهندسة الطبية الحيوية </w:t>
      </w:r>
      <w:r>
        <w:rPr>
          <w:rFonts w:hint="default"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– 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كلية الهندسة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 </w:t>
      </w:r>
      <w:r>
        <w:rPr>
          <w:rFonts w:ascii="Arial" w:hAnsi="Arial" w:eastAsia="Arial" w:cs="Arial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</w:p>
    <w:p xmlns:wp14="http://schemas.microsoft.com/office/word/2010/wordml" w14:paraId="2B123F2C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Arial" w:hAnsi="Arial" w:eastAsia="Arial" w:cs="Arial"/>
          <w:rtl w:val="1"/>
          <w:lang w:val="ar-SA" w:bidi="ar-SA"/>
        </w:rPr>
      </w:pP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r>
        <w:rPr>
          <w:rFonts w:ascii="Times New Roman" w:hAnsi="Times New Roman" w:eastAsia="Times New Roman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  <w:ins w:author="Ahmad Khaled Elshafee" w:date="2026-07-19T15:01:43Z" w:id="5">
        <w:r>
          <w:rPr>
            <w:rFonts w:ascii="Times New Roman" w:hAnsi="Times New Roman" w:eastAsia="Times New Roman" w:cs="Times New Roman"/>
            <w:b w:val="1"/>
            <w:bCs w:val="1"/>
            <w:outline w:val="0"/>
            <w:color w:val="ea3323"/>
            <w:sz w:val="24"/>
            <w:szCs w:val="24"/>
            <w:u w:color="292558"/>
            <w:rtl w:val="1"/>
            <w:lang w:val="ar-SA" w:bidi="ar-SA"/>
            <w14:textFill>
              <w14:solidFill>
                <w14:srgbClr w14:val="EA3323"/>
              </w14:solidFill>
            </w14:textFill>
          </w:rPr>
          <w:tab/>
        </w:r>
      </w:ins>
      <w:del w:author="Ahmad Khaled Elshafee" w:date="2026-07-19T15:01:42Z" w:id="6">
        <w:r>
          <w:rPr>
            <w:rFonts w:ascii="Times New Roman" w:hAnsi="Times New Roman" w:eastAsia="Times New Roman" w:cs="Times New Roman"/>
            <w:b w:val="1"/>
            <w:bCs w:val="1"/>
            <w:outline w:val="0"/>
            <w:color w:val="ea3323"/>
            <w:sz w:val="24"/>
            <w:szCs w:val="24"/>
            <w:u w:color="292558"/>
            <w:rtl w:val="1"/>
            <w:lang w:val="ar-SA" w:bidi="ar-SA"/>
            <w14:textFill>
              <w14:solidFill>
                <w14:srgbClr w14:val="EA3323"/>
              </w14:solidFill>
            </w14:textFill>
          </w:rPr>
          <w:tab/>
        </w:r>
        <w:r>
          <w:rPr>
            <w:rFonts w:ascii="Times New Roman" w:hAnsi="Times New Roman" w:eastAsia="Times New Roman" w:cs="Times New Roman"/>
            <w:b w:val="1"/>
            <w:bCs w:val="1"/>
            <w:outline w:val="0"/>
            <w:color w:val="ea3323"/>
            <w:sz w:val="24"/>
            <w:szCs w:val="24"/>
            <w:u w:color="292558"/>
            <w:rtl w:val="1"/>
            <w:lang w:val="ar-SA" w:bidi="ar-SA"/>
            <w14:textFill>
              <w14:solidFill>
                <w14:srgbClr w14:val="EA3323"/>
              </w14:solidFill>
            </w14:textFill>
          </w:rPr>
          <w:tab/>
        </w:r>
      </w:del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الأستاذ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(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م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) 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الدكتور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/ 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محمد كمال عبد السلام</w:t>
      </w:r>
    </w:p>
    <w:p xmlns:wp14="http://schemas.microsoft.com/office/word/2010/wordml" w14:paraId="7F7F81EA" wp14:textId="77777777">
      <w:pPr>
        <w:pStyle w:val="Body B A A A A A A A"/>
        <w:bidi w:val="1"/>
        <w:ind w:left="0" w:right="0" w:firstLine="0"/>
        <w:jc w:val="right"/>
        <w:rPr>
          <w:rtl w:val="1"/>
        </w:rPr>
      </w:pPr>
      <w:r>
        <w:rPr>
          <w:rFonts w:ascii="Arial" w:hAnsi="Arial"/>
          <w:outline w:val="0"/>
          <w:color w:val="ea3323"/>
          <w:u w:color="ea3323"/>
          <w:rtl w:val="0"/>
          <w:lang w:val="de-DE"/>
          <w14:textFill>
            <w14:solidFill>
              <w14:srgbClr w14:val="EA3323"/>
            </w14:solidFill>
          </w14:textFill>
        </w:rPr>
        <w:t>الراسل</w:t>
      </w:r>
    </w:p>
    <w:sectPr>
      <w:headerReference w:type="default" r:id="rId6"/>
      <w:footerReference w:type="default" r:id="rId7"/>
      <w:headerReference w:type="even" r:id="rId9"/>
      <w:footerReference w:type="even" r:id="rId10"/>
      <w:headerReference w:type="first" r:id="rId11"/>
      <w:footerReference w:type="first" r:id="rId12"/>
      <w:pgSz w:w="11900" w:h="16840" w:orient="portrait"/>
      <w:pgMar w:top="1440" w:right="1440" w:bottom="1440" w:left="1440" w:header="720" w:footer="988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Arial Rounded MT Bold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3DEEC669" wp14:textId="77777777">
    <w:pPr>
      <w:pStyle w:val="Header &amp; Footer"/>
      <w:bidi w:val="0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p xmlns:wp14="http://schemas.microsoft.com/office/word/2010/wordml" w14:paraId="382C3BA8" wp14:textId="77777777">
    <w:pPr>
      <w:pStyle w:val="header"/>
    </w:pPr>
    <w:r>
      <w:drawing xmlns:a="http://schemas.openxmlformats.org/drawingml/2006/main">
        <wp:anchor xmlns:wp14="http://schemas.microsoft.com/office/word/2010/wordprocessingDrawing" distT="152400" distB="152400" distL="152400" distR="152400" simplePos="0" relativeHeight="251658240" behindDoc="1" locked="0" layoutInCell="1" allowOverlap="1" wp14:anchorId="0E84756B" wp14:editId="777777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3067"/>
          <wp:effectExtent l="0" t="0" r="0" b="0"/>
          <wp:wrapNone/>
          <wp:docPr id="1073741825" name="officeArt object" descr="Picture 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27" descr="Picture 27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3067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rsids>
    <w:rsidRoot w:val="0BFDA1FF"/>
    <w:rsid w:val="04EC2A9D"/>
    <w:rsid w:val="077A5552"/>
    <w:rsid w:val="0BFDA1FF"/>
    <w:rsid w:val="1A814A87"/>
    <w:rsid w:val="44990A0E"/>
    <w:rsid w:val="6726E7F4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B2086F1"/>
  <w15:docId w15:val="{4329A175-1FA0-4FE5-99A9-095A8E53135F}"/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">
    <w:name w:val="Body B A"/>
    <w:next w:val="Body B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 A A A A A A">
    <w:name w:val="Body B A A A A A A A"/>
    <w:next w:val="Body B A A A A A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نسق Office">
  <a:themeElements>
    <a:clrScheme name="نسق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نسق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نسق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Ahmed Khaled Elshafee</lastModifiedBy>
  <dcterms:modified xsi:type="dcterms:W3CDTF">2026-07-19T12:47:25.9488115Z</dcterms:modified>
</coreProperties>
</file>