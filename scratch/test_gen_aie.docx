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xmlns:a="http://schemas.openxmlformats.org/drawingml/2006/main" xmlns:pic="http://schemas.openxmlformats.org/drawingml/2006/picture" xmlns:w16du="http://schemas.microsoft.com/office/word/2023/wordml/word16du" mc:Ignorable="w14 wp14">
  <w:body>
    <w:tbl>
      <w:tblPr>
        <w:tblW w:w="9627" w:type="dxa"/>
        <w:jc w:val="righ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3339"/>
        <w:gridCol w:w="3547"/>
        <w:gridCol w:w="2741"/>
      </w:tblGrid>
      <w:tr xmlns:wp14="http://schemas.microsoft.com/office/word/2010/wordml" w:rsidTr="477F6DE0" w14:paraId="05674718" wp14:textId="77777777">
        <w:tblPrEx>
          <w:shd w:val="clear" w:color="auto" w:fill="d0ddef"/>
        </w:tblPrEx>
        <w:trPr>
          <w:trHeight w:val="4086" w:hRule="atLeast"/>
        </w:trPr>
        <w:tc>
          <w:tcPr>
            <w:tcW w:w="33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2A6659" wp14:textId="77777777">
            <w:pPr>
              <w:pStyle w:val="Body A"/>
              <w:tabs>
                <w:tab w:val="center" w:pos="4680"/>
                <w:tab w:val="right" w:pos="9360"/>
              </w:tabs>
              <w:jc w:val="right"/>
            </w:pPr>
            <w:r>
              <w:rPr>
                <w:rFonts w:ascii="Calibri" w:hAnsi="Calibri" w:eastAsia="Calibri" w:cs="Calibri"/>
                <w:kern w:val="2"/>
                <w:sz w:val="22"/>
                <w:szCs w:val="22"/>
                <w:shd w:val="nil" w:color="auto" w:fill="auto"/>
                <w:lang w:val="en-US"/>
              </w:rPr>
              <w:drawing xmlns:a="http://schemas.openxmlformats.org/drawingml/2006/main">
                <wp:inline xmlns:wp14="http://schemas.microsoft.com/office/word/2010/wordprocessingDrawing" distT="0" distB="0" distL="0" distR="0" wp14:anchorId="050BA84E" wp14:editId="7777777">
                  <wp:extent cx="1524000" cy="758825"/>
                  <wp:effectExtent l="0" t="0" r="0" b="0"/>
                  <wp:docPr id="1073741827" name="officeArt object" descr="A blue and yellow logo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7" name="A blue and yellow logoDescription automatically generated" descr="A blue and yellow logo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75882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37501D" wp14:textId="77777777">
            <w:pPr>
              <w:pStyle w:val="Body A"/>
              <w:tabs>
                <w:tab w:val="center" w:pos="4680"/>
                <w:tab w:val="right" w:pos="9360"/>
              </w:tabs>
              <w:jc w:val="center"/>
              <w:rPr>
                <w:rFonts w:ascii="Arial" w:hAnsi="Arial" w:eastAsia="Arial" w:cs="Arial"/>
                <w:b w:val="1"/>
                <w:bCs w:val="1"/>
                <w:outline w:val="0"/>
                <w:color w:val="1f4e79"/>
                <w:kern w:val="2"/>
                <w:sz w:val="28"/>
                <w:szCs w:val="28"/>
                <w:u w:color="1f4e79"/>
                <w14:textFill>
                  <w14:solidFill>
                    <w14:srgbClr w14:val="1F4E79"/>
                  </w14:solidFill>
                </w14:textFill>
              </w:rPr>
            </w:pPr>
          </w:p>
          <w:p w14:paraId="5DAB6C7B" wp14:textId="77777777">
            <w:pPr>
              <w:pStyle w:val="Body A"/>
              <w:tabs>
                <w:tab w:val="center" w:pos="4680"/>
                <w:tab w:val="right" w:pos="9360"/>
              </w:tabs>
              <w:jc w:val="center"/>
              <w:rPr>
                <w:rFonts w:ascii="Arial" w:hAnsi="Arial" w:eastAsia="Arial" w:cs="Arial"/>
                <w:b w:val="1"/>
                <w:bCs w:val="1"/>
                <w:outline w:val="0"/>
                <w:color w:val="1f4e79"/>
                <w:kern w:val="2"/>
                <w:sz w:val="28"/>
                <w:szCs w:val="28"/>
                <w:shd w:val="nil" w:color="auto" w:fill="auto"/>
                <w14:textFill>
                  <w14:solidFill>
                    <w14:srgbClr w14:val="1F4E79"/>
                  </w14:solidFill>
                </w14:textFill>
              </w:rPr>
            </w:pPr>
            <w:r w:rsidR="477F6DE0">
              <w:drawing>
                <wp:inline xmlns:wp14="http://schemas.microsoft.com/office/word/2010/wordprocessingDrawing" wp14:editId="5B3D47CE" wp14:anchorId="61097AD2">
                  <wp:extent cx="1085204" cy="1085204"/>
                  <wp:effectExtent l="12700" t="12700" r="12700" b="12700"/>
                  <wp:docPr id="1073741828" name="officeArt object" descr="PHOTO-2026-09-30-15-54-12.jpg"/>
                  <wp:cNvGraphicFramePr/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73741828" name="PHOTO-2026-09-30-15-54-12.jpg" descr="PHOTO-2026-09-30-15-54-12.jpg"/>
                          <pic:cNvPicPr>
                            <a:picLocks/>
                          </pic:cNvPicPr>
                        </pic:nvPicPr>
                        <pic:blipFill>
                          <a:blip xmlns:r="http://schemas.openxmlformats.org/officeDocument/2006/relationships"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85204" cy="1085204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:rsidR="477F6DE0" w:rsidP="477F6DE0" w:rsidRDefault="477F6DE0" w14:paraId="10984AA5" w14:textId="54054E16">
            <w:pPr>
              <w:pStyle w:val="Body A"/>
              <w:tabs>
                <w:tab w:val="center" w:leader="none" w:pos="4680"/>
                <w:tab w:val="right" w:leader="none" w:pos="9360"/>
              </w:tabs>
              <w:bidi w:val="1"/>
              <w:ind w:left="0" w:right="0" w:firstLine="0"/>
              <w:jc w:val="center"/>
              <w:rPr>
                <w:ins w:author="Ahmed Khaled Elshafee" w:date="2026-09-30T21:07:55.827Z" w16du:dateUtc="2026-09-30T21:07:55.827Z" w:id="653131453"/>
                <w:rFonts w:ascii="Arial Unicode MS" w:hAnsi="Arial Unicode MS" w:eastAsia="Arial Unicode MS" w:cs="Arial"/>
                <w:b w:val="1"/>
                <w:bCs w:val="1"/>
                <w:color w:val="1F4E79" w:themeColor="accent1" w:themeTint="FF" w:themeShade="80"/>
                <w:sz w:val="28"/>
                <w:szCs w:val="28"/>
                <w:rtl w:val="1"/>
                <w:lang w:val="ar-SA" w:bidi="ar-SA"/>
              </w:rPr>
            </w:pPr>
          </w:p>
          <w:p w14:paraId="16EBF180" wp14:textId="77777777">
            <w:pPr>
              <w:pStyle w:val="Body A"/>
              <w:tabs>
                <w:tab w:val="center" w:pos="4680"/>
                <w:tab w:val="right" w:pos="9360"/>
              </w:tabs>
              <w:bidi w:val="1"/>
              <w:ind w:left="0" w:right="0" w:firstLine="0"/>
              <w:jc w:val="center"/>
              <w:rPr>
                <w:rtl w:val="1"/>
              </w:rPr>
            </w:pPr>
            <w:r>
              <w:rPr>
                <w:rFonts w:hint="cs" w:ascii="Arial Unicode MS" w:hAnsi="Arial Unicode MS" w:eastAsia="Arial Unicode MS" w:cs="Arial"/>
                <w:b w:val="1"/>
                <w:bCs w:val="1"/>
                <w:outline w:val="0"/>
                <w:color w:val="1f4e79"/>
                <w:kern w:val="2"/>
                <w:sz w:val="28"/>
                <w:szCs w:val="28"/>
                <w:u w:color="1f4e79"/>
                <w:shd w:val="nil" w:color="auto" w:fill="auto"/>
                <w:rtl w:val="1"/>
                <w:lang w:val="ar-SA" w:bidi="ar-SA"/>
                <w14:textFill>
                  <w14:solidFill>
                    <w14:srgbClr w14:val="1F4E79"/>
                  </w14:solidFill>
                </w14:textFill>
              </w:rPr>
              <w:t>قسم هندسة الذكاء الاصطناعى</w:t>
            </w:r>
          </w:p>
        </w:tc>
        <w:tc>
          <w:tcPr>
            <w:tcW w:w="2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EB378F" wp14:textId="77777777">
            <w:pPr>
              <w:pStyle w:val="Body A"/>
              <w:tabs>
                <w:tab w:val="center" w:pos="4680"/>
                <w:tab w:val="right" w:pos="9360"/>
              </w:tabs>
            </w:pPr>
            <w:r>
              <w:rPr>
                <w:rFonts w:ascii="Calibri" w:hAnsi="Calibri" w:eastAsia="Calibri" w:cs="Calibri"/>
                <w:kern w:val="2"/>
                <w:sz w:val="22"/>
                <w:szCs w:val="22"/>
                <w:shd w:val="nil" w:color="auto" w:fill="auto"/>
                <w:lang w:val="en-US"/>
              </w:rPr>
              <w:drawing xmlns:a="http://schemas.openxmlformats.org/drawingml/2006/main">
                <wp:inline xmlns:wp14="http://schemas.microsoft.com/office/word/2010/wordprocessingDrawing" distT="0" distB="0" distL="0" distR="0" wp14:anchorId="60988CCF" wp14:editId="7777777">
                  <wp:extent cx="1171575" cy="1000125"/>
                  <wp:effectExtent l="0" t="0" r="0" b="0"/>
                  <wp:docPr id="1073741829" name="officeArt object" descr="Picture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9" name="Picture 6" descr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100012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14:paraId="6A05A809" wp14:textId="77777777">
      <w:pPr>
        <w:pStyle w:val="Body"/>
        <w:widowControl w:val="0"/>
        <w:ind w:left="108" w:hanging="108"/>
        <w:jc w:val="right"/>
      </w:pPr>
    </w:p>
    <w:p xmlns:wp14="http://schemas.microsoft.com/office/word/2010/wordml" w14:paraId="5A39BBE3" wp14:textId="77777777">
      <w:pPr>
        <w:pStyle w:val="Body B"/>
        <w:widowControl w:val="0"/>
        <w:jc w:val="right"/>
      </w:pPr>
    </w:p>
    <w:p xmlns:wp14="http://schemas.microsoft.com/office/word/2010/wordml" w14:paraId="5DD8A70D" wp14:textId="77777777">
      <w:pPr>
        <w:pStyle w:val="Body A"/>
        <w:widowControl w:val="0"/>
        <w:bidi w:val="0"/>
        <w:spacing w:before="120" w:after="120"/>
        <w:ind w:left="0" w:right="0" w:firstLine="0"/>
        <w:jc w:val="left"/>
        <w:rPr>
          <w:rtl w:val="0"/>
        </w:rPr>
      </w:pPr>
      <w:r>
        <w:rPr>
          <w:b w:val="1"/>
          <w:bCs w:val="1"/>
          <w:sz w:val="22"/>
          <w:szCs w:val="22"/>
          <w:rtl w:val="0"/>
          <w:lang w:val="en-US"/>
        </w:rPr>
        <w:t>Code No. 0001 AIE 10-2026</w:t>
      </w:r>
      <w:r>
        <w:rPr>
          <w:b w:val="1"/>
          <w:bCs w:val="1"/>
          <w:outline w:val="0"/>
          <w:color w:val="ff0000"/>
          <w:sz w:val="22"/>
          <w:szCs w:val="22"/>
          <w:u w:color="ff0000"/>
          <w:rtl w:val="0"/>
          <w:lang w:val="de-DE"/>
          <w14:textFill>
            <w14:solidFill>
              <w14:srgbClr w14:val="FF0000"/>
            </w14:solidFill>
          </w14:textFill>
        </w:rPr>
      </w:r>
      <w:r>
        <w:rPr>
          <w:rtl w:val="0"/>
          <w:lang w:val="en-US"/>
        </w:rPr>
      </w:r>
    </w:p>
    <w:p xmlns:wp14="http://schemas.microsoft.com/office/word/2010/wordml" w14:paraId="68EDE036" wp14:textId="77777777"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8985"/>
        </w:tabs>
        <w:spacing w:line="360" w:lineRule="auto"/>
        <w:jc w:val="both"/>
        <w:rPr>
          <w:b w:val="1"/>
          <w:bCs w:val="1"/>
          <w:sz w:val="28"/>
          <w:szCs w:val="28"/>
          <w:lang w:val="ar-SA" w:bidi="ar-SA"/>
        </w:rPr>
      </w:pPr>
      <w:r>
        <w:rPr>
          <w:rFonts w:hint="cs" w:ascii="Arial Unicode MS" w:hAnsi="Arial Unicode MS" w:eastAsia="Arial Unicode MS" w:cs="Times New Roman"/>
          <w:b w:val="1"/>
          <w:bCs w:val="1"/>
          <w:sz w:val="28"/>
          <w:szCs w:val="28"/>
          <w:rtl w:val="1"/>
          <w:lang w:val="ar-SA" w:bidi="ar-SA"/>
        </w:rPr>
        <w:t>الراســــــــل: رئيس قسم هندسة الذكاء الاصطناعي</w:t>
      </w:r>
      <w:r>
        <w:rPr>
          <w:b w:val="1"/>
          <w:bCs w:val="1"/>
          <w:sz w:val="28"/>
          <w:szCs w:val="28"/>
          <w:rtl w:val="1"/>
          <w:lang w:val="ar-SA" w:bidi="ar-SA"/>
        </w:rPr>
      </w:r>
    </w:p>
    <w:p xmlns:wp14="http://schemas.microsoft.com/office/word/2010/wordml" w14:paraId="676448E5" wp14:textId="77777777">
      <w:pPr>
        <w:pStyle w:val="Body A"/>
        <w:spacing w:line="360" w:lineRule="auto"/>
        <w:jc w:val="both"/>
        <w:rPr>
          <w:b w:val="1"/>
          <w:bCs w:val="1"/>
          <w:sz w:val="28"/>
          <w:szCs w:val="28"/>
          <w:lang w:val="ar-SA" w:bidi="ar-SA"/>
        </w:rPr>
      </w:pPr>
      <w:r>
        <w:rPr>
          <w:rFonts w:hint="cs" w:ascii="Arial Unicode MS" w:hAnsi="Arial Unicode MS" w:eastAsia="Arial Unicode MS" w:cs="Times New Roman"/>
          <w:b w:val="1"/>
          <w:bCs w:val="1"/>
          <w:sz w:val="28"/>
          <w:szCs w:val="28"/>
          <w:rtl w:val="1"/>
          <w:lang w:val="ar-SA" w:bidi="ar-SA"/>
        </w:rPr>
        <w:t>المرسـل إليه: السيد الأستاذ الدكتور / عميد الكلية / الموقر</w:t>
      </w:r>
      <w:r>
        <w:rPr>
          <w:b w:val="1"/>
          <w:bCs w:val="1"/>
          <w:sz w:val="28"/>
          <w:szCs w:val="28"/>
          <w:rtl w:val="1"/>
          <w:lang w:val="ar-SA" w:bidi="ar-SA"/>
        </w:rPr>
      </w:r>
    </w:p>
    <w:p xmlns:wp14="http://schemas.microsoft.com/office/word/2010/wordml" w14:paraId="41F43CC7" wp14:textId="77777777">
      <w:pPr>
        <w:pStyle w:val="Body A"/>
        <w:spacing w:line="360" w:lineRule="auto"/>
        <w:jc w:val="both"/>
      </w:pPr>
      <w:r>
        <w:rPr>
          <w:rFonts w:hint="cs" w:ascii="Arial Unicode MS" w:hAnsi="Arial Unicode MS" w:eastAsia="Arial Unicode MS" w:cs="Times New Roman"/>
          <w:b w:val="1"/>
          <w:bCs w:val="1"/>
          <w:sz w:val="28"/>
          <w:szCs w:val="28"/>
          <w:rtl w:val="1"/>
          <w:lang w:val="ar-SA" w:bidi="ar-SA"/>
        </w:rPr>
        <w:t>الموضــــوع: بشأن مواعيد الاختبارات</w:t>
        <w:tab/>
      </w:r>
      <w:r>
        <w:rPr>
          <w:b w:val="1"/>
          <w:bCs w:val="1"/>
          <w:sz w:val="28"/>
          <w:szCs w:val="28"/>
          <w:rtl w:val="1"/>
          <w:lang w:val="ar-SA" w:bidi="ar-SA"/>
        </w:rPr>
      </w:r>
      <w:r>
        <w:rPr>
          <w:b w:val="1"/>
          <w:bCs w:val="1"/>
          <w:sz w:val="28"/>
          <w:szCs w:val="28"/>
          <w:rtl w:val="0"/>
          <w:lang w:val="en-US"/>
        </w:rPr>
      </w:r>
      <w:r>
        <w:rPr>
          <w:b w:val="1"/>
          <w:bCs w:val="1"/>
          <w:sz w:val="28"/>
          <w:szCs w:val="28"/>
          <w:rtl w:val="1"/>
          <w:lang w:val="ar-SA" w:bidi="ar-SA"/>
        </w:rPr>
      </w:r>
      <w:r>
        <w:rPr>
          <w:lang w:val="ar-SA" w:bidi="ar-SA"/>
        </w:rPr>
      </w:r>
    </w:p>
    <w:p xmlns:wp14="http://schemas.microsoft.com/office/word/2010/wordml" w14:paraId="5AB19DDA" wp14:textId="77777777">
      <w:pPr>
        <w:pStyle w:val="Body A"/>
        <w:jc w:val="center"/>
      </w:pPr>
      <w:r>
        <w:rPr>
          <w:b w:val="1"/>
          <w:bCs w:val="1"/>
          <w:sz w:val="28"/>
          <w:szCs w:val="28"/>
        </w:rPr>
        <mc:AlternateContent>
          <mc:Choice Requires="wps">
            <w:drawing xmlns:a="http://schemas.openxmlformats.org/drawingml/2006/main">
              <wp:anchor xmlns:wp14="http://schemas.microsoft.com/office/word/2010/wordprocessingDrawing" distT="0" distB="0" distL="0" distR="0" simplePos="0" relativeHeight="251659264" behindDoc="0" locked="0" layoutInCell="1" allowOverlap="1" wp14:anchorId="728EADA7" wp14:editId="7777777">
                <wp:simplePos x="0" y="0"/>
                <wp:positionH relativeFrom="column">
                  <wp:posOffset>-166368</wp:posOffset>
                </wp:positionH>
                <wp:positionV relativeFrom="line">
                  <wp:posOffset>56249</wp:posOffset>
                </wp:positionV>
                <wp:extent cx="6520183" cy="4"/>
                <wp:effectExtent l="0" t="0" r="0" b="0"/>
                <wp:wrapNone/>
                <wp:docPr id="1073741831" name="officeArt object" descr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6520183" cy="4"/>
                        </a:xfrm>
                        <a:prstGeom prst="line">
                          <a:avLst/>
                        </a:prstGeom>
                        <a:noFill/>
                        <a:ln w="28575" cap="flat">
                          <a:solidFill>
                            <a:srgbClr val="B4881A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 w14:anchorId="77868F87">
              <v:line id="_x0000_s1027" style="visibility:visible;position:absolute;margin-left:-13.1pt;margin-top:4.4pt;width:513.4pt;height:0.0pt;z-index:251659264;mso-position-horizontal:absolute;mso-position-horizontal-relative:text;mso-position-vertical:absolute;mso-position-vertical-relative:line;mso-wrap-distance-left:0.0pt;mso-wrap-distance-top:0.0pt;mso-wrap-distance-right:0.0pt;mso-wrap-distance-bottom:0.0pt;flip:x y;">
                <v:fill on="f"/>
                <v:stroke weight="2.2pt" color="#B4881A" opacity="100.0%" linestyle="single" miterlimit="800.0%" joinstyle="miter" endcap="flat" dashstyle="solid" filltype="solid" startarrow="none" startarrowwidth="medium" startarrowlength="medium" endarrow="none" endarrowwidth="medium" endarrowlength="medium"/>
                <w10:wrap type="none" side="bothSides" anchorx="text"/>
              </v:line>
            </w:pict>
          </mc:Fallback>
        </mc:AlternateContent>
      </w:r>
    </w:p>
    <w:p xmlns:wp14="http://schemas.microsoft.com/office/word/2010/wordml" w14:paraId="58EDE38D" wp14:textId="77777777">
      <w:pPr>
        <w:pStyle w:val="Body B A"/>
        <w:bidi w:val="1"/>
        <w:ind w:left="0" w:right="0" w:firstLine="0"/>
        <w:jc w:val="center"/>
        <w:rPr>
          <w:rFonts w:ascii="Times New Roman" w:hAnsi="Times New Roman" w:eastAsia="Times New Roman" w:cs="Times New Roman"/>
          <w:sz w:val="38"/>
          <w:szCs w:val="38"/>
          <w:rtl w:val="1"/>
        </w:rPr>
      </w:pPr>
      <w:r>
        <w:rPr>
          <w:rFonts w:hint="cs" w:ascii="Arial Unicode MS" w:hAnsi="Arial Unicode MS" w:eastAsia="Arial Unicode MS" w:cs="Times New Roman"/>
          <w:b w:val="1"/>
          <w:bCs w:val="1"/>
          <w:outline w:val="0"/>
          <w:color w:val="ee0000"/>
          <w:sz w:val="38"/>
          <w:szCs w:val="38"/>
          <w:u w:color="ee0000"/>
          <w:rtl w:val="1"/>
          <w:lang w:val="ar-SA" w:bidi="ar-SA"/>
          <w14:textFill>
            <w14:solidFill>
              <w14:srgbClr w14:val="EE0000"/>
            </w14:solidFill>
          </w14:textFill>
        </w:rPr>
        <w:t xml:space="preserve">عناية السيد السيد الأستاذ الدكتور / عميد الكلية </w:t>
      </w:r>
      <w:r>
        <w:rPr>
          <w:rFonts w:ascii="Times New Roman" w:hAnsi="Times New Roman"/>
          <w:b w:val="1"/>
          <w:bCs w:val="1"/>
          <w:outline w:val="0"/>
          <w:color w:val="ee0000"/>
          <w:sz w:val="38"/>
          <w:szCs w:val="38"/>
          <w:u w:color="ee0000"/>
          <w:rtl w:val="1"/>
          <w:lang w:val="ar-SA" w:bidi="ar-SA"/>
          <w14:textFill>
            <w14:solidFill>
              <w14:srgbClr w14:val="EE0000"/>
            </w14:solidFill>
          </w14:textFill>
        </w:rPr>
      </w:r>
      <w:r>
        <w:rPr>
          <w:rFonts w:ascii="Times New Roman" w:hAnsi="Times New Roman"/>
          <w:b w:val="1"/>
          <w:bCs w:val="1"/>
          <w:outline w:val="0"/>
          <w:color w:val="ee0000"/>
          <w:sz w:val="38"/>
          <w:szCs w:val="38"/>
          <w:u w:color="ee0000"/>
          <w:rtl w:val="0"/>
          <w:lang w:val="de-DE"/>
          <w14:textFill>
            <w14:solidFill>
              <w14:srgbClr w14:val="EE0000"/>
            </w14:solidFill>
          </w14:textFill>
        </w:rPr>
      </w:r>
    </w:p>
    <w:p xmlns:wp14="http://schemas.microsoft.com/office/word/2010/wordml" w14:paraId="37E7A350" wp14:textId="77777777">
      <w:pPr>
        <w:pStyle w:val="Body B A"/>
        <w:bidi w:val="1"/>
        <w:ind w:left="0" w:right="0" w:firstLine="0"/>
        <w:jc w:val="center"/>
        <w:rPr>
          <w:rFonts w:ascii="Arial" w:hAnsi="Arial" w:eastAsia="Arial" w:cs="Arial"/>
          <w:outline w:val="0"/>
          <w:color w:val="ee0000"/>
          <w:sz w:val="32"/>
          <w:szCs w:val="32"/>
          <w:u w:color="ee0000"/>
          <w:vertAlign w:val="baseline"/>
          <w:rtl w:val="1"/>
          <w14:textFill>
            <w14:solidFill>
              <w14:srgbClr w14:val="EE0000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ee0000"/>
          <w:sz w:val="32"/>
          <w:szCs w:val="32"/>
          <w:u w:color="ee0000"/>
          <w:vertAlign w:val="baseline"/>
          <w:rtl w:val="0"/>
          <w:lang w:val="en-US"/>
          <w14:textFill>
            <w14:solidFill>
              <w14:srgbClr w14:val="EE0000"/>
            </w14:solidFill>
          </w14:textFill>
        </w:rPr>
        <w:t xml:space="preserve">الموقر  </w:t>
      </w:r>
    </w:p>
    <w:p xmlns:wp14="http://schemas.microsoft.com/office/word/2010/wordml" w14:paraId="03536704" wp14:textId="77777777">
      <w:pPr>
        <w:pStyle w:val="Body A"/>
        <w:jc w:val="center"/>
        <w:rPr>
          <w:rFonts w:ascii="Arial" w:hAnsi="Arial" w:eastAsia="Arial" w:cs="Arial"/>
          <w:b w:val="1"/>
          <w:bCs w:val="1"/>
          <w:outline w:val="0"/>
          <w:color w:val="ee0000"/>
          <w:sz w:val="28"/>
          <w:szCs w:val="28"/>
          <w:u w:color="ee0000"/>
          <w:vertAlign w:val="baseline"/>
          <w14:textFill>
            <w14:solidFill>
              <w14:srgbClr w14:val="EE0000"/>
            </w14:solidFill>
          </w14:textFill>
        </w:rPr>
      </w:pPr>
      <w:r>
        <w:rPr>
          <w:rFonts w:hint="cs" w:ascii="Arial Unicode MS" w:hAnsi="Arial Unicode MS" w:eastAsia="Arial Unicode MS" w:cs="Arial"/>
          <w:b w:val="1"/>
          <w:bCs w:val="1"/>
          <w:outline w:val="0"/>
          <w:color w:val="ee0000"/>
          <w:sz w:val="28"/>
          <w:szCs w:val="28"/>
          <w:u w:color="ee0000"/>
          <w:vertAlign w:val="baseline"/>
          <w:rtl w:val="1"/>
          <w:lang w:val="ar-SA" w:bidi="ar-SA"/>
          <w14:textFill>
            <w14:solidFill>
              <w14:srgbClr w14:val="EE0000"/>
            </w14:solidFill>
          </w14:textFill>
        </w:rPr>
        <w:t>تحية طيبة وبعد</w:t>
      </w:r>
      <w:r>
        <w:rPr>
          <w:rFonts w:ascii="Arial" w:hAnsi="Arial"/>
          <w:b w:val="1"/>
          <w:bCs w:val="1"/>
          <w:outline w:val="0"/>
          <w:color w:val="ee0000"/>
          <w:sz w:val="28"/>
          <w:szCs w:val="28"/>
          <w:u w:color="ee0000"/>
          <w:vertAlign w:val="baseline"/>
          <w:rtl w:val="0"/>
          <w:lang w:val="en-US"/>
          <w14:textFill>
            <w14:solidFill>
              <w14:srgbClr w14:val="EE0000"/>
            </w14:solidFill>
          </w14:textFill>
        </w:rPr>
        <w:t xml:space="preserve"> .....</w:t>
      </w:r>
    </w:p>
    <w:p xmlns:wp14="http://schemas.microsoft.com/office/word/2010/wordml" w14:paraId="14519C05" wp14:textId="77777777">
      <w:pPr>
        <w:spacing w:before="0" w:after="0" w:line="240" w:lineRule="auto"/>
        <w:bidi w:val="1"/>
        <w:jc w:val="right"/>
      </w:pPr>
      <w:r>
        <w:rPr>
          <w:rFonts w:eastAsia="Arial Unicode MS" w:cs="Arial Unicode MS"/>
          <w:outline w:val="0"/>
          <w:color w:val="002060"/>
          <w:sz w:val="28"/>
          <w:szCs w:val="28"/>
          <w:u w:color="002060"/>
          <w:rtl w:val="1"/>
          <w:lang w:bidi="ar-SA" w:val="ar-SA"/>
        </w:rPr>
        <w:t>نص تجريبي لقسم هندسة الذكاء الاصطناعي مع التوقيع الجديد.</w:t>
      </w:r>
    </w:p>
    <w:p>
      <w:pPr>
        <w:spacing w:before="240" w:after="240"/>
        <w:jc w:val="center"/>
        <w:bidi w:val="1"/>
      </w:pPr>
      <w:r>
        <w:rPr>
          <w:rFonts w:ascii="Arial Unicode MS" w:hAnsi="Arial Unicode MS"/>
          <w:color w:val="B4871A"/>
          <w:sz w:val="24"/>
          <w:rtl w:val="1"/>
          <w:lang w:bidi="ar-SA"/>
        </w:rPr>
        <w:t>وتفضلوا بقبول فائق الاحترام والتقدير،،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bidiVisual/>
      </w:tblPr>
      <w:tblGrid>
        <w:gridCol w:w="4813"/>
        <w:gridCol w:w="4813"/>
      </w:tblGrid>
      <w:tr>
        <w:tc>
          <w:tcPr>
            <w:tcW w:type="dxa" w:w="4608"/>
          </w:tcPr>
          <w:p>
            <w:r/>
          </w:p>
        </w:tc>
        <w:tc>
          <w:tcPr>
            <w:tcW w:type="dxa" w:w="4896"/>
          </w:tcPr>
          <w:p>
            <w:pPr>
              <w:spacing w:before="0" w:after="40" w:line="276" w:lineRule="auto"/>
              <w:jc w:val="center"/>
              <w:bidi w:val="1"/>
            </w:pPr>
            <w:r/>
            <w:r>
              <w:rPr>
                <w:rFonts w:ascii="Arial Unicode MS" w:hAnsi="Arial Unicode MS"/>
                <w:color w:val="EA3323"/>
                <w:sz w:val="22"/>
                <w:rtl w:val="1"/>
                <w:lang w:bidi="ar-SA"/>
              </w:rPr>
              <w:t>رئيس قسم هندسة الذكاء الاصطناعى – كلية الهندسة</w:t>
            </w:r>
          </w:p>
          <w:p>
            <w:pPr>
              <w:spacing w:before="0" w:after="40" w:line="276" w:lineRule="auto"/>
              <w:jc w:val="center"/>
              <w:bidi w:val="1"/>
            </w:pPr>
            <w:r>
              <w:rPr>
                <w:rFonts w:ascii="Arial Unicode MS" w:hAnsi="Arial Unicode MS"/>
                <w:color w:val="EA3323"/>
                <w:sz w:val="22"/>
                <w:rtl w:val="1"/>
                <w:lang w:bidi="ar-SA"/>
              </w:rPr>
              <w:t>الأستاذ(م) الدكتور/ محمد كمال عبد السلام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headerReference w:type="even" r:id="rId12"/>
      <w:footerReference w:type="even" r:id="rId13"/>
      <w:pgSz w:w="11900" w:h="16840" w:orient="portrait"/>
      <w:pgMar w:top="851" w:right="1133" w:bottom="1701" w:left="1140" w:header="505" w:footer="850"/>
      <w:titlePg w:val="1"/>
      <w:bidi w:val="1"/>
      <w:cols w:num="1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 wp14">
  <w:p xmlns:wp14="http://schemas.microsoft.com/office/word/2010/wordml" w14:paraId="14A8A7B0" wp14:textId="77777777">
    <w:pPr>
      <w:pStyle w:val="footer"/>
      <w:jc w:val="center"/>
      <w:rPr>
        <w:b w:val="1"/>
        <w:bCs w:val="1"/>
      </w:rPr>
    </w:pPr>
    <w:r>
      <w:rPr>
        <w:rtl w:val="0"/>
        <w:lang w:val="en-US"/>
      </w:rPr>
      <w:t>HUEEDK000F090102</w:t>
    </w:r>
  </w:p>
  <w:p xmlns:wp14="http://schemas.microsoft.com/office/word/2010/wordml" w14:paraId="68F1D931" wp14:textId="77777777">
    <w:pPr>
      <w:pStyle w:val="footer"/>
      <w:jc w:val="center"/>
      <w:rPr>
        <w:b w:val="1"/>
        <w:bCs w:val="1"/>
        <w:sz w:val="20"/>
        <w:szCs w:val="20"/>
        <w:lang w:val="ar-SA" w:bidi="ar-SA"/>
      </w:rPr>
    </w:pPr>
    <w:r>
      <w:rPr>
        <w:rFonts w:hint="cs" w:ascii="Arial Unicode MS" w:hAnsi="Arial Unicode MS" w:eastAsia="Arial Unicode MS" w:cs="Times New Roman"/>
        <w:b w:val="1"/>
        <w:bCs w:val="1"/>
        <w:sz w:val="20"/>
        <w:szCs w:val="20"/>
        <w:rtl w:val="1"/>
        <w:lang w:val="ar-SA" w:bidi="ar-SA"/>
      </w:rPr>
      <w:t xml:space="preserve">اصدار </w:t>
    </w:r>
    <w:r>
      <w:rPr>
        <w:rFonts w:ascii="Arial Unicode MS" w:hAnsi="Arial Unicode MS"/>
        <w:sz w:val="20"/>
        <w:szCs w:val="20"/>
        <w:rtl w:val="1"/>
        <w:lang w:val="ar-SA" w:bidi="ar-SA"/>
      </w:rPr>
      <w:t xml:space="preserve">/ </w:t>
    </w:r>
    <w:r>
      <w:rPr>
        <w:rFonts w:hint="cs" w:ascii="Arial Unicode MS" w:hAnsi="Arial Unicode MS" w:eastAsia="Arial Unicode MS" w:cs="Times New Roman"/>
        <w:b w:val="1"/>
        <w:bCs w:val="1"/>
        <w:sz w:val="20"/>
        <w:szCs w:val="20"/>
        <w:rtl w:val="1"/>
        <w:lang w:val="ar-SA" w:bidi="ar-SA"/>
      </w:rPr>
      <w:t>تعديل رقم</w:t>
    </w:r>
    <w:r>
      <w:rPr>
        <w:rFonts w:ascii="Arial Unicode MS" w:hAnsi="Arial Unicode MS"/>
        <w:sz w:val="20"/>
        <w:szCs w:val="20"/>
        <w:rtl w:val="1"/>
        <w:lang w:val="ar-SA" w:bidi="ar-SA"/>
      </w:rPr>
      <w:t xml:space="preserve">: (2/0) </w:t>
    </w:r>
    <w:r>
      <w:rPr>
        <w:rFonts w:hint="cs" w:ascii="Arial Unicode MS" w:hAnsi="Arial Unicode MS" w:eastAsia="Arial Unicode MS" w:cs="Times New Roman"/>
        <w:b w:val="1"/>
        <w:bCs w:val="1"/>
        <w:sz w:val="20"/>
        <w:szCs w:val="20"/>
        <w:rtl w:val="1"/>
        <w:lang w:val="ar-SA" w:bidi="ar-SA"/>
      </w:rPr>
      <w:t>تاريخ الاصدار</w:t>
    </w:r>
    <w:r>
      <w:rPr>
        <w:rFonts w:ascii="Arial Unicode MS" w:hAnsi="Arial Unicode MS"/>
        <w:sz w:val="20"/>
        <w:szCs w:val="20"/>
        <w:rtl w:val="1"/>
        <w:lang w:val="ar-SA" w:bidi="ar-SA"/>
      </w:rPr>
      <w:t>: 01/12/2024</w:t>
    </w:r>
  </w:p>
  <w:p xmlns:wp14="http://schemas.microsoft.com/office/word/2010/wordml" w14:paraId="41C8F396" wp14:textId="77777777">
    <w:pPr>
      <w:pStyle w:val="footer"/>
      <w:jc w:val="center"/>
      <w:rPr>
        <w:lang w:val="ar-SA" w:bidi="ar-SA"/>
      </w:rPr>
    </w:pPr>
  </w:p>
  <w:p xmlns:wp14="http://schemas.microsoft.com/office/word/2010/wordml" w14:paraId="1C36B14E" wp14:textId="77777777">
    <w:pPr>
      <w:pStyle w:val="footer"/>
      <w:jc w:val="center"/>
    </w:pPr>
    <w:r>
      <w:rPr>
        <w:rFonts w:ascii="Arial" w:hAnsi="Arial" w:eastAsia="Arial" w:cs="Arial"/>
      </w:rPr>
      <w:fldChar w:fldCharType="begin" w:fldLock="0"/>
    </w:r>
    <w:r>
      <w:rPr>
        <w:rFonts w:ascii="Arial" w:hAnsi="Arial" w:eastAsia="Arial" w:cs="Arial"/>
      </w:rPr>
      <w:instrText xml:space="preserve"> PAGE </w:instrText>
    </w:r>
    <w:r>
      <w:rPr>
        <w:rFonts w:ascii="Arial" w:hAnsi="Arial" w:eastAsia="Arial" w:cs="Arial"/>
      </w:rPr>
      <w:fldChar w:fldCharType="separate" w:fldLock="0"/>
    </w:r>
    <w:r>
      <w:rPr>
        <w:rFonts w:ascii="Arial" w:hAnsi="Arial" w:eastAsia="Arial" w:cs="Arial"/>
      </w:rPr>
    </w:r>
    <w:r>
      <w:rPr>
        <w:rFonts w:ascii="Arial" w:hAnsi="Arial" w:eastAsia="Arial" w:cs="Arial"/>
      </w:rPr>
      <w:fldChar w:fldCharType="end" w:fldLock="0"/>
    </w:r>
  </w:p>
</w:ftr>
</file>

<file path=word/footer2.xml><?xml version="1.0" encoding="utf-8"?>
<w:ft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 wp14">
  <w:p xmlns:wp14="http://schemas.microsoft.com/office/word/2010/wordml" w14:paraId="29A2893A" wp14:textId="77777777">
    <w:pPr>
      <w:pStyle w:val="footer"/>
      <w:jc w:val="center"/>
      <w:rPr>
        <w:b w:val="1"/>
        <w:bCs w:val="1"/>
      </w:rPr>
    </w:pPr>
    <w:r>
      <w:rPr>
        <w:rtl w:val="0"/>
        <w:lang w:val="en-US"/>
      </w:rPr>
      <w:t>HUEEDK000F090102</w:t>
    </w:r>
  </w:p>
  <w:p xmlns:wp14="http://schemas.microsoft.com/office/word/2010/wordml" w14:paraId="5C58502E" wp14:textId="77777777">
    <w:pPr>
      <w:pStyle w:val="footer"/>
      <w:jc w:val="center"/>
      <w:rPr>
        <w:b w:val="1"/>
        <w:bCs w:val="1"/>
        <w:sz w:val="20"/>
        <w:szCs w:val="20"/>
        <w:lang w:val="ar-SA" w:bidi="ar-SA"/>
      </w:rPr>
    </w:pPr>
    <w:r>
      <w:rPr>
        <w:rFonts w:hint="cs" w:ascii="Arial Unicode MS" w:hAnsi="Arial Unicode MS" w:eastAsia="Arial Unicode MS" w:cs="Times New Roman"/>
        <w:b w:val="1"/>
        <w:bCs w:val="1"/>
        <w:sz w:val="20"/>
        <w:szCs w:val="20"/>
        <w:rtl w:val="1"/>
        <w:lang w:val="ar-SA" w:bidi="ar-SA"/>
      </w:rPr>
      <w:t xml:space="preserve">اصدار </w:t>
    </w:r>
    <w:r>
      <w:rPr>
        <w:rFonts w:ascii="Arial Unicode MS" w:hAnsi="Arial Unicode MS"/>
        <w:sz w:val="20"/>
        <w:szCs w:val="20"/>
        <w:rtl w:val="1"/>
        <w:lang w:val="ar-SA" w:bidi="ar-SA"/>
      </w:rPr>
      <w:t xml:space="preserve">/ </w:t>
    </w:r>
    <w:r>
      <w:rPr>
        <w:rFonts w:hint="cs" w:ascii="Arial Unicode MS" w:hAnsi="Arial Unicode MS" w:eastAsia="Arial Unicode MS" w:cs="Times New Roman"/>
        <w:b w:val="1"/>
        <w:bCs w:val="1"/>
        <w:sz w:val="20"/>
        <w:szCs w:val="20"/>
        <w:rtl w:val="1"/>
        <w:lang w:val="ar-SA" w:bidi="ar-SA"/>
      </w:rPr>
      <w:t>تعديل رقم</w:t>
    </w:r>
    <w:r>
      <w:rPr>
        <w:rFonts w:ascii="Arial Unicode MS" w:hAnsi="Arial Unicode MS"/>
        <w:sz w:val="20"/>
        <w:szCs w:val="20"/>
        <w:rtl w:val="1"/>
        <w:lang w:val="ar-SA" w:bidi="ar-SA"/>
      </w:rPr>
      <w:t xml:space="preserve">: (2/0) </w:t>
    </w:r>
    <w:r>
      <w:rPr>
        <w:rFonts w:hint="cs" w:ascii="Arial Unicode MS" w:hAnsi="Arial Unicode MS" w:eastAsia="Arial Unicode MS" w:cs="Times New Roman"/>
        <w:b w:val="1"/>
        <w:bCs w:val="1"/>
        <w:sz w:val="20"/>
        <w:szCs w:val="20"/>
        <w:rtl w:val="1"/>
        <w:lang w:val="ar-SA" w:bidi="ar-SA"/>
      </w:rPr>
      <w:t>تاريخ الاصدار</w:t>
    </w:r>
    <w:r>
      <w:rPr>
        <w:rFonts w:ascii="Arial Unicode MS" w:hAnsi="Arial Unicode MS"/>
        <w:sz w:val="20"/>
        <w:szCs w:val="20"/>
        <w:rtl w:val="1"/>
        <w:lang w:val="ar-SA" w:bidi="ar-SA"/>
      </w:rPr>
      <w:t>: 01/12/2024</w:t>
    </w:r>
  </w:p>
  <w:p xmlns:wp14="http://schemas.microsoft.com/office/word/2010/wordml" w14:paraId="72A3D3EC" wp14:textId="77777777">
    <w:pPr>
      <w:pStyle w:val="footer"/>
      <w:jc w:val="center"/>
      <w:rPr>
        <w:lang w:val="ar-SA" w:bidi="ar-SA"/>
      </w:rPr>
    </w:pPr>
  </w:p>
  <w:p xmlns:wp14="http://schemas.microsoft.com/office/word/2010/wordml" w14:paraId="0FF776FE" wp14:textId="77777777">
    <w:pPr>
      <w:pStyle w:val="footer"/>
      <w:jc w:val="center"/>
    </w:pPr>
    <w:r>
      <w:rPr>
        <w:rFonts w:ascii="Arial Unicode MS" w:hAnsi="Arial Unicode MS" w:eastAsia="Arial Unicode MS" w:cs="Arial Unicode MS"/>
      </w:rPr>
      <w:fldChar w:fldCharType="begin" w:fldLock="0"/>
    </w:r>
    <w:r>
      <w:rPr>
        <w:rFonts w:ascii="Arial Unicode MS" w:hAnsi="Arial Unicode MS" w:eastAsia="Arial Unicode MS" w:cs="Arial Unicode MS"/>
      </w:rPr>
      <w:instrText xml:space="preserve"> PAGE </w:instrText>
    </w:r>
    <w:r>
      <w:rPr>
        <w:rFonts w:ascii="Arial Unicode MS" w:hAnsi="Arial Unicode MS" w:eastAsia="Arial Unicode MS" w:cs="Arial Unicode MS"/>
      </w:rPr>
      <w:fldChar w:fldCharType="separate" w:fldLock="0"/>
    </w:r>
    <w:r>
      <w:rPr>
        <w:rFonts w:ascii="Arial Unicode MS" w:hAnsi="Arial Unicode MS" w:eastAsia="Arial Unicode MS" w:cs="Arial Unicode MS"/>
      </w:rPr>
    </w:r>
    <w:r>
      <w:rPr>
        <w:rFonts w:ascii="Arial Unicode MS" w:hAnsi="Arial Unicode MS" w:eastAsia="Arial Unicode MS" w:cs="Arial Unicode MS"/>
      </w:rPr>
      <w:fldChar w:fldCharType="end" w:fldLock="0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xmlns:a="http://schemas.openxmlformats.org/drawingml/2006/main" xmlns:pic="http://schemas.openxmlformats.org/drawingml/2006/picture" mc:Ignorable="w14 wp14">
  <w:p xmlns:wp14="http://schemas.microsoft.com/office/word/2010/wordml" w14:paraId="382C3BA8" wp14:textId="77777777">
    <w:pPr>
      <w:pStyle w:val="header"/>
    </w:pPr>
    <w:r>
      <w:drawing xmlns:a="http://schemas.openxmlformats.org/drawingml/2006/main">
        <wp:anchor xmlns:wp14="http://schemas.microsoft.com/office/word/2010/wordprocessingDrawing" distT="152400" distB="152400" distL="152400" distR="152400" simplePos="0" relativeHeight="251658240" behindDoc="1" locked="0" layoutInCell="1" allowOverlap="1" wp14:anchorId="5F2D3B83" wp14:editId="7777777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90791" cy="10736620"/>
          <wp:effectExtent l="0" t="0" r="0" b="0"/>
          <wp:wrapNone/>
          <wp:docPr id="1073741825" name="officeArt object" descr="Picture 70169465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Picture 701694653" descr="Picture 701694653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0791" cy="1073662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/>
  </w:p>
</w:hdr>
</file>

<file path=word/header2.xml><?xml version="1.0" encoding="utf-8"?>
<w:hd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xmlns:a="http://schemas.openxmlformats.org/drawingml/2006/main" xmlns:pic="http://schemas.openxmlformats.org/drawingml/2006/picture" mc:Ignorable="w14 wp14">
  <w:p xmlns:wp14="http://schemas.microsoft.com/office/word/2010/wordml" w14:paraId="46ECB558" wp14:textId="77777777">
    <w:pPr>
      <w:pStyle w:val="header"/>
    </w:pPr>
    <w:r>
      <w:drawing xmlns:a="http://schemas.openxmlformats.org/drawingml/2006/main">
        <wp:anchor xmlns:wp14="http://schemas.microsoft.com/office/word/2010/wordprocessingDrawing" distT="152400" distB="152400" distL="152400" distR="152400" simplePos="0" relativeHeight="251658240" behindDoc="1" locked="0" layoutInCell="1" allowOverlap="1" wp14:anchorId="52171686" wp14:editId="7777777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47782" cy="10675788"/>
          <wp:effectExtent l="0" t="0" r="0" b="0"/>
          <wp:wrapNone/>
          <wp:docPr id="1073741826" name="officeArt object" descr="Picture 7016946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6" name="Picture 701694654" descr="Picture 701694654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7782" cy="10675788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/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14="http://schemas.microsoft.com/office/word/2010/wordml" xmlns:wp14="http://schemas.microsoft.com/office/word/2010/wordprocessingDrawing" xmlns:mc="http://schemas.openxmlformats.org/markup-compatibility/2006" xmlns:o="urn:schemas-microsoft-com:office:office" xmlns:v="urn:schemas-microsoft-com:vml" xmlns:w="http://schemas.openxmlformats.org/wordprocessingml/2006/main" xmlns:w15="http://schemas.microsoft.com/office/word/2012/wordml" mc:Ignorable="w14 wp14 w15">
  <w:view w:val="print"/>
  <w:displayBackgroundShape/>
  <w:mirrorMargins w:val="0"/>
  <w:bordersDoNotSurroundHeader w:val="0"/>
  <w:bordersDoNotSurroundFooter w:val="0"/>
  <w:revisionView w:markup="1" w:comments="1" w:insDel="1" w:formatting="0"/>
  <w:trackRevisions w:val="true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132D39D"/>
  <w15:docId w15:val="{54951772-1BF2-4613-AB90-7257F9725107}"/>
  <w:rsids>
    <w:rsidRoot w:val="326A6D2D"/>
    <w:rsid w:val="326A6D2D"/>
    <w:rsid w:val="477F6DE0"/>
  </w:rsids>
</w:settings>
</file>

<file path=word/styles.xml><?xml version="1.0" encoding="utf-8"?>
<w:styles xmlns:wp14="http://schemas.microsoft.com/office/word/2010/wordprocessingDrawing" xmlns:w="http://schemas.openxmlformats.org/wordprocessingml/2006/main" xmlns:mc="http://schemas.openxmlformats.org/markup-compatibility/2006" xmlns:w14="http://schemas.microsoft.com/office/word/2010/wordml" mc:Ignorable="w14 wp14">
  <w:docDefaults>
    <w:rPrDefault>
      <w:rPr>
        <w:rFonts w:ascii="Times New Roman" w:hAnsi="Times New Roman" w:eastAsia="Arial Unicode MS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w="0" w:h="0" w:vSpace="0" w:hSpace="0" w:vAnchor="margin" w:xAlign="left" w:y="0" w:hRule="exact" w:anchorLock="0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styleId="Normal" w:default="1">
    <w:name w:val="Normal"/>
    <w:next w:val="Normal"/>
    <w:pPr/>
    <w:rPr>
      <w:sz w:val="24"/>
      <w:szCs w:val="24"/>
      <w:lang w:val="en-US" w:eastAsia="en-US" w:bidi="ar-SA"/>
    </w:rPr>
  </w:style>
  <w:style w:type="character" w:styleId="Default Paragraph Font" w:default="1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styleId="Table Normal" w:default="1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styleId="No List" w:default="1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153"/>
        <w:tab w:val="right" w:pos="8306"/>
      </w:tabs>
      <w:suppressAutoHyphens w:val="0"/>
      <w:bidi w:val="1"/>
      <w:spacing w:before="0" w:after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153"/>
        <w:tab w:val="right" w:pos="8306"/>
      </w:tabs>
      <w:suppressAutoHyphens w:val="0"/>
      <w:bidi w:val="1"/>
      <w:spacing w:before="0" w:after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1"/>
      <w:spacing w:before="0" w:after="0" w:line="240" w:lineRule="auto"/>
      <w:ind w:left="0" w:right="0" w:firstLine="0"/>
      <w:jc w:val="left"/>
      <w:outlineLvl w:val="9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B">
    <w:name w:val="Body B"/>
    <w:next w:val="Body B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B A">
    <w:name w:val="Body B A"/>
    <w:next w:val="Body B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hint="cs" w:ascii="Arial Unicode MS" w:hAnsi="Arial Unicode MS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theme" Target="theme/theme1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Ahmed Khaled Elshafee</lastModifiedBy>
  <dcterms:modified xsi:type="dcterms:W3CDTF">2026-09-30T21:07:57.8063505Z</dcterms:modified>
</coreProperties>
</file>