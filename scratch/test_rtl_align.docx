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0003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الموضوع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jkbjhbjhbvjhvjv,kjnjknbk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hint="default"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" w:hAnsi="Arial" w:eastAsia="Arial" w:cs="Arial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ins w:author="Ahmad Khaled Elshafee" w:date="2026-07-19T15:01:43Z" w:id="5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ins>
      <w:del w:author="Ahmad Khaled Elshafee" w:date="2026-07-19T15:01:42Z" w:id="6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del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الراسل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